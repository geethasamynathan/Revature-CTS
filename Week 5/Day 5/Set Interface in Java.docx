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58E2" w14:textId="77777777" w:rsidR="00B64954" w:rsidRPr="00B64954" w:rsidRDefault="00B64954" w:rsidP="00B64954">
      <w:pPr>
        <w:rPr>
          <w:b/>
          <w:bCs/>
        </w:rPr>
      </w:pPr>
      <w:r w:rsidRPr="00B64954">
        <w:rPr>
          <w:b/>
          <w:bCs/>
        </w:rPr>
        <w:t>Set Interface in Java collection framework</w:t>
      </w:r>
    </w:p>
    <w:p w14:paraId="2B9EC55F" w14:textId="77777777" w:rsidR="00B64954" w:rsidRPr="00B64954" w:rsidRDefault="00B64954" w:rsidP="00B64954">
      <w:r w:rsidRPr="00B64954">
        <w:t>The Set interface of the Java Collections framework provides the features of the mathematical set in Java. It extends the Collection interface. Unlike the List interface, sets cannot contain duplicate elements. Since Set is an interface, we cannot create objects from it.</w:t>
      </w:r>
    </w:p>
    <w:p w14:paraId="05069D3D" w14:textId="77777777" w:rsidR="00B64954" w:rsidRPr="00B64954" w:rsidRDefault="00B64954" w:rsidP="00B64954">
      <w:pPr>
        <w:rPr>
          <w:b/>
          <w:bCs/>
        </w:rPr>
      </w:pPr>
      <w:r w:rsidRPr="00B64954">
        <w:rPr>
          <w:b/>
          <w:bCs/>
        </w:rPr>
        <w:t>Classes of Set Interface</w:t>
      </w:r>
    </w:p>
    <w:p w14:paraId="69CAEAD3" w14:textId="77777777" w:rsidR="00B64954" w:rsidRPr="00B64954" w:rsidRDefault="00B64954" w:rsidP="00B64954">
      <w:proofErr w:type="gramStart"/>
      <w:r w:rsidRPr="00B64954">
        <w:t>In order to</w:t>
      </w:r>
      <w:proofErr w:type="gramEnd"/>
      <w:r w:rsidRPr="00B64954">
        <w:t xml:space="preserve"> use functionalities of the Set interface, we can use these classes:</w:t>
      </w:r>
    </w:p>
    <w:p w14:paraId="289F8D4D" w14:textId="77777777" w:rsidR="00B64954" w:rsidRPr="00B64954" w:rsidRDefault="00B64954" w:rsidP="00B64954">
      <w:pPr>
        <w:numPr>
          <w:ilvl w:val="0"/>
          <w:numId w:val="1"/>
        </w:numPr>
      </w:pPr>
      <w:r w:rsidRPr="00B64954">
        <w:rPr>
          <w:b/>
          <w:bCs/>
        </w:rPr>
        <w:t>HashSet</w:t>
      </w:r>
    </w:p>
    <w:p w14:paraId="0BFC84FD" w14:textId="77777777" w:rsidR="00B64954" w:rsidRPr="00B64954" w:rsidRDefault="00B64954" w:rsidP="00B64954">
      <w:pPr>
        <w:numPr>
          <w:ilvl w:val="0"/>
          <w:numId w:val="1"/>
        </w:numPr>
      </w:pPr>
      <w:proofErr w:type="spellStart"/>
      <w:r w:rsidRPr="00B64954">
        <w:rPr>
          <w:b/>
          <w:bCs/>
        </w:rPr>
        <w:t>LinkedHashSet</w:t>
      </w:r>
      <w:proofErr w:type="spellEnd"/>
    </w:p>
    <w:p w14:paraId="7186925B" w14:textId="77777777" w:rsidR="00B64954" w:rsidRPr="00B64954" w:rsidRDefault="00B64954" w:rsidP="00B64954">
      <w:pPr>
        <w:numPr>
          <w:ilvl w:val="0"/>
          <w:numId w:val="1"/>
        </w:numPr>
      </w:pPr>
      <w:proofErr w:type="spellStart"/>
      <w:r w:rsidRPr="00B64954">
        <w:rPr>
          <w:b/>
          <w:bCs/>
        </w:rPr>
        <w:t>TreeSet</w:t>
      </w:r>
      <w:proofErr w:type="spellEnd"/>
    </w:p>
    <w:p w14:paraId="52A9B2F4" w14:textId="77777777" w:rsidR="00B64954" w:rsidRPr="00B64954" w:rsidRDefault="00B64954" w:rsidP="00B64954">
      <w:pPr>
        <w:numPr>
          <w:ilvl w:val="0"/>
          <w:numId w:val="1"/>
        </w:numPr>
      </w:pPr>
      <w:proofErr w:type="spellStart"/>
      <w:r w:rsidRPr="00B64954">
        <w:rPr>
          <w:b/>
          <w:bCs/>
        </w:rPr>
        <w:t>SortedSet</w:t>
      </w:r>
      <w:proofErr w:type="spellEnd"/>
    </w:p>
    <w:p w14:paraId="53432B42" w14:textId="77777777" w:rsidR="00B64954" w:rsidRPr="00B64954" w:rsidRDefault="00B64954" w:rsidP="00B64954">
      <w:r w:rsidRPr="00B64954">
        <w:t>These classes are defined in the Collections framework and implement the Set interface.</w:t>
      </w:r>
    </w:p>
    <w:p w14:paraId="52DF5D0A" w14:textId="77777777" w:rsidR="00B64954" w:rsidRPr="00B64954" w:rsidRDefault="00B64954" w:rsidP="00B64954">
      <w:pPr>
        <w:rPr>
          <w:b/>
          <w:bCs/>
        </w:rPr>
      </w:pPr>
      <w:r w:rsidRPr="00B64954">
        <w:rPr>
          <w:b/>
          <w:bCs/>
        </w:rPr>
        <w:t>HashSet Collection in Java</w:t>
      </w:r>
    </w:p>
    <w:p w14:paraId="5E012F35" w14:textId="77777777" w:rsidR="00B64954" w:rsidRPr="00B64954" w:rsidRDefault="00B64954" w:rsidP="00B64954">
      <w:r w:rsidRPr="00B64954">
        <w:t xml:space="preserve">The HashSet is the implementation class of the Set interface which is also used to store a group of individual objects but duplicate values are not allowed. HashSet internally follows a </w:t>
      </w:r>
      <w:proofErr w:type="spellStart"/>
      <w:r w:rsidRPr="00B64954">
        <w:t>hashtable</w:t>
      </w:r>
      <w:proofErr w:type="spellEnd"/>
      <w:r w:rsidRPr="00B64954">
        <w:t xml:space="preserve"> structure where all the elements are stored using a hashing technique which will improve the performance by reducing the waiting time.</w:t>
      </w:r>
    </w:p>
    <w:p w14:paraId="6E7CF7A4" w14:textId="77777777" w:rsidR="00B64954" w:rsidRPr="00B64954" w:rsidRDefault="00B64954" w:rsidP="00B64954">
      <w:r w:rsidRPr="00B64954">
        <w:t>The HashSet is not a synchronized class. HashSet supports only one null value. HashSet is called an unordered collection because it is not guaranteed for the insertion order of elements.</w:t>
      </w:r>
    </w:p>
    <w:p w14:paraId="4B35444A" w14:textId="77777777" w:rsidR="00B64954" w:rsidRPr="00B64954" w:rsidRDefault="00B64954" w:rsidP="00B64954">
      <w:r w:rsidRPr="00B64954">
        <w:rPr>
          <w:b/>
          <w:bCs/>
        </w:rPr>
        <w:t>Creation of HashSet</w:t>
      </w:r>
      <w:r w:rsidRPr="00B64954">
        <w:br/>
      </w:r>
      <w:proofErr w:type="gramStart"/>
      <w:r w:rsidRPr="00B64954">
        <w:rPr>
          <w:b/>
          <w:bCs/>
        </w:rPr>
        <w:t>Syntax :</w:t>
      </w:r>
      <w:proofErr w:type="gramEnd"/>
      <w:r w:rsidRPr="00B64954">
        <w:rPr>
          <w:b/>
          <w:bCs/>
        </w:rPr>
        <w:t> HashSet&lt;Integer&gt; numbers = new HashSet&lt;</w:t>
      </w:r>
      <w:proofErr w:type="gramStart"/>
      <w:r w:rsidRPr="00B64954">
        <w:rPr>
          <w:b/>
          <w:bCs/>
        </w:rPr>
        <w:t>&gt;(</w:t>
      </w:r>
      <w:proofErr w:type="gramEnd"/>
      <w:r w:rsidRPr="00B64954">
        <w:rPr>
          <w:b/>
          <w:bCs/>
        </w:rPr>
        <w:t>8, 0.75);</w:t>
      </w:r>
      <w:r w:rsidRPr="00B64954">
        <w:br/>
        <w:t>Here, we have created a hash set named numbers.</w:t>
      </w:r>
    </w:p>
    <w:p w14:paraId="5589B282" w14:textId="77777777" w:rsidR="00B64954" w:rsidRPr="00B64954" w:rsidRDefault="00B64954" w:rsidP="00B64954">
      <w:r w:rsidRPr="00B64954">
        <w:t>Notice, the part new HashSet&lt;</w:t>
      </w:r>
      <w:proofErr w:type="gramStart"/>
      <w:r w:rsidRPr="00B64954">
        <w:t>&gt;(</w:t>
      </w:r>
      <w:proofErr w:type="gramEnd"/>
      <w:r w:rsidRPr="00B64954">
        <w:t>8,0.75). Here, the first parameter is capacity, and the second parameter is the load factor.</w:t>
      </w:r>
    </w:p>
    <w:p w14:paraId="1E920716" w14:textId="77777777" w:rsidR="00B64954" w:rsidRPr="00B64954" w:rsidRDefault="00B64954" w:rsidP="00B64954">
      <w:pPr>
        <w:numPr>
          <w:ilvl w:val="0"/>
          <w:numId w:val="2"/>
        </w:numPr>
      </w:pPr>
      <w:r w:rsidRPr="00B64954">
        <w:rPr>
          <w:b/>
          <w:bCs/>
        </w:rPr>
        <w:t>capacity –</w:t>
      </w:r>
      <w:r w:rsidRPr="00B64954">
        <w:t> The capacity of this hash set is 8. This means it can store 8 elements.</w:t>
      </w:r>
    </w:p>
    <w:p w14:paraId="63269302" w14:textId="77777777" w:rsidR="00B64954" w:rsidRPr="00B64954" w:rsidRDefault="00B64954" w:rsidP="00B64954">
      <w:pPr>
        <w:numPr>
          <w:ilvl w:val="0"/>
          <w:numId w:val="2"/>
        </w:numPr>
      </w:pPr>
      <w:proofErr w:type="spellStart"/>
      <w:r w:rsidRPr="00B64954">
        <w:rPr>
          <w:b/>
          <w:bCs/>
        </w:rPr>
        <w:t>loadFactor</w:t>
      </w:r>
      <w:proofErr w:type="spellEnd"/>
      <w:r w:rsidRPr="00B64954">
        <w:rPr>
          <w:b/>
          <w:bCs/>
        </w:rPr>
        <w:t> –</w:t>
      </w:r>
      <w:r w:rsidRPr="00B64954">
        <w:t> The load factor of this hash set is 0.6. This means, that whenever our hash set is filled by 60%, the elements are moved to a new hash table of double the size of the original hash table.</w:t>
      </w:r>
    </w:p>
    <w:p w14:paraId="59E2A085" w14:textId="77777777" w:rsidR="00B64954" w:rsidRPr="00B64954" w:rsidRDefault="00B64954" w:rsidP="00B64954">
      <w:pPr>
        <w:rPr>
          <w:b/>
          <w:bCs/>
        </w:rPr>
      </w:pPr>
      <w:r w:rsidRPr="00B64954">
        <w:rPr>
          <w:b/>
          <w:bCs/>
        </w:rPr>
        <w:t>Constructors of HashSet</w:t>
      </w:r>
    </w:p>
    <w:p w14:paraId="663504A0" w14:textId="77777777" w:rsidR="00B64954" w:rsidRPr="00B64954" w:rsidRDefault="00B64954" w:rsidP="00B64954">
      <w:r w:rsidRPr="00B64954">
        <w:rPr>
          <w:b/>
          <w:bCs/>
        </w:rPr>
        <w:t xml:space="preserve">HashSet&lt;E&gt; </w:t>
      </w:r>
      <w:proofErr w:type="spellStart"/>
      <w:r w:rsidRPr="00B64954">
        <w:rPr>
          <w:b/>
          <w:bCs/>
        </w:rPr>
        <w:t>hs</w:t>
      </w:r>
      <w:proofErr w:type="spellEnd"/>
      <w:r w:rsidRPr="00B64954">
        <w:rPr>
          <w:b/>
          <w:bCs/>
        </w:rPr>
        <w:t xml:space="preserve"> = new HashSet&lt;E</w:t>
      </w:r>
      <w:proofErr w:type="gramStart"/>
      <w:r w:rsidRPr="00B64954">
        <w:rPr>
          <w:b/>
          <w:bCs/>
        </w:rPr>
        <w:t>&gt;(</w:t>
      </w:r>
      <w:proofErr w:type="gramEnd"/>
      <w:r w:rsidRPr="00B64954">
        <w:rPr>
          <w:b/>
          <w:bCs/>
        </w:rPr>
        <w:t>);</w:t>
      </w:r>
      <w:r w:rsidRPr="00B64954">
        <w:br/>
        <w:t>It is used to construct a default HashSet.</w:t>
      </w:r>
    </w:p>
    <w:p w14:paraId="1AFF6710" w14:textId="77777777" w:rsidR="00B64954" w:rsidRPr="00B64954" w:rsidRDefault="00B64954" w:rsidP="00B64954">
      <w:r w:rsidRPr="00B64954">
        <w:rPr>
          <w:b/>
          <w:bCs/>
        </w:rPr>
        <w:t xml:space="preserve">HashSet&lt;E&gt; </w:t>
      </w:r>
      <w:proofErr w:type="spellStart"/>
      <w:r w:rsidRPr="00B64954">
        <w:rPr>
          <w:b/>
          <w:bCs/>
        </w:rPr>
        <w:t>hs</w:t>
      </w:r>
      <w:proofErr w:type="spellEnd"/>
      <w:r w:rsidRPr="00B64954">
        <w:rPr>
          <w:b/>
          <w:bCs/>
        </w:rPr>
        <w:t xml:space="preserve"> = new HashSet&lt;E</w:t>
      </w:r>
      <w:proofErr w:type="gramStart"/>
      <w:r w:rsidRPr="00B64954">
        <w:rPr>
          <w:b/>
          <w:bCs/>
        </w:rPr>
        <w:t>&gt;(</w:t>
      </w:r>
      <w:proofErr w:type="gramEnd"/>
      <w:r w:rsidRPr="00B64954">
        <w:rPr>
          <w:b/>
          <w:bCs/>
        </w:rPr>
        <w:t>int capacity);</w:t>
      </w:r>
      <w:r w:rsidRPr="00B64954">
        <w:br/>
        <w:t>It is used to initialize the capacity of the hash set to the given integer value capacity.</w:t>
      </w:r>
    </w:p>
    <w:p w14:paraId="53218ABB" w14:textId="77777777" w:rsidR="00B64954" w:rsidRPr="00B64954" w:rsidRDefault="00B64954" w:rsidP="00B64954">
      <w:r w:rsidRPr="00B64954">
        <w:rPr>
          <w:b/>
          <w:bCs/>
        </w:rPr>
        <w:t xml:space="preserve">HashSet&lt;E&gt; </w:t>
      </w:r>
      <w:proofErr w:type="spellStart"/>
      <w:r w:rsidRPr="00B64954">
        <w:rPr>
          <w:b/>
          <w:bCs/>
        </w:rPr>
        <w:t>hs</w:t>
      </w:r>
      <w:proofErr w:type="spellEnd"/>
      <w:r w:rsidRPr="00B64954">
        <w:rPr>
          <w:b/>
          <w:bCs/>
        </w:rPr>
        <w:t xml:space="preserve"> = new HashSet&lt;E</w:t>
      </w:r>
      <w:proofErr w:type="gramStart"/>
      <w:r w:rsidRPr="00B64954">
        <w:rPr>
          <w:b/>
          <w:bCs/>
        </w:rPr>
        <w:t>&gt;(</w:t>
      </w:r>
      <w:proofErr w:type="gramEnd"/>
      <w:r w:rsidRPr="00B64954">
        <w:rPr>
          <w:b/>
          <w:bCs/>
        </w:rPr>
        <w:t xml:space="preserve">int capacity, float </w:t>
      </w:r>
      <w:proofErr w:type="spellStart"/>
      <w:r w:rsidRPr="00B64954">
        <w:rPr>
          <w:b/>
          <w:bCs/>
        </w:rPr>
        <w:t>loadFactor</w:t>
      </w:r>
      <w:proofErr w:type="spellEnd"/>
      <w:r w:rsidRPr="00B64954">
        <w:rPr>
          <w:b/>
          <w:bCs/>
        </w:rPr>
        <w:t>);</w:t>
      </w:r>
      <w:r w:rsidRPr="00B64954">
        <w:br/>
        <w:t>It is used to initialize the capacity of the hash set to the given integer value capacity and the specified load factor.</w:t>
      </w:r>
    </w:p>
    <w:p w14:paraId="48D4116F" w14:textId="77777777" w:rsidR="00B64954" w:rsidRPr="00B64954" w:rsidRDefault="00B64954" w:rsidP="00B64954">
      <w:r w:rsidRPr="00B64954">
        <w:rPr>
          <w:b/>
          <w:bCs/>
        </w:rPr>
        <w:t xml:space="preserve">HashSet&lt;E&gt; </w:t>
      </w:r>
      <w:proofErr w:type="spellStart"/>
      <w:r w:rsidRPr="00B64954">
        <w:rPr>
          <w:b/>
          <w:bCs/>
        </w:rPr>
        <w:t>hs</w:t>
      </w:r>
      <w:proofErr w:type="spellEnd"/>
      <w:r w:rsidRPr="00B64954">
        <w:rPr>
          <w:b/>
          <w:bCs/>
        </w:rPr>
        <w:t xml:space="preserve"> = new HashSet&lt;E</w:t>
      </w:r>
      <w:proofErr w:type="gramStart"/>
      <w:r w:rsidRPr="00B64954">
        <w:rPr>
          <w:b/>
          <w:bCs/>
        </w:rPr>
        <w:t>&gt;(</w:t>
      </w:r>
      <w:proofErr w:type="gramEnd"/>
      <w:r w:rsidRPr="00B64954">
        <w:rPr>
          <w:b/>
          <w:bCs/>
        </w:rPr>
        <w:t xml:space="preserve">Collection </w:t>
      </w:r>
      <w:proofErr w:type="spellStart"/>
      <w:r w:rsidRPr="00B64954">
        <w:rPr>
          <w:b/>
          <w:bCs/>
        </w:rPr>
        <w:t>obj</w:t>
      </w:r>
      <w:proofErr w:type="spellEnd"/>
      <w:r w:rsidRPr="00B64954">
        <w:rPr>
          <w:b/>
          <w:bCs/>
        </w:rPr>
        <w:t>);</w:t>
      </w:r>
      <w:r w:rsidRPr="00B64954">
        <w:br/>
        <w:t>It is used to initialize the hash set by using the elements of the collection obj.</w:t>
      </w:r>
    </w:p>
    <w:p w14:paraId="0AAD9F93" w14:textId="77777777" w:rsidR="00B64954" w:rsidRPr="00B64954" w:rsidRDefault="00B64954" w:rsidP="00B64954">
      <w:pPr>
        <w:rPr>
          <w:b/>
          <w:bCs/>
        </w:rPr>
      </w:pPr>
      <w:r w:rsidRPr="00B64954">
        <w:rPr>
          <w:b/>
          <w:bCs/>
        </w:rPr>
        <w:lastRenderedPageBreak/>
        <w:t>Methods of HashSet Collection in Java:</w:t>
      </w:r>
    </w:p>
    <w:p w14:paraId="41CF927C" w14:textId="77777777" w:rsidR="00B64954" w:rsidRPr="00B64954" w:rsidRDefault="00B64954" w:rsidP="00B64954">
      <w:pPr>
        <w:numPr>
          <w:ilvl w:val="0"/>
          <w:numId w:val="3"/>
        </w:numPr>
      </w:pPr>
      <w:proofErr w:type="spellStart"/>
      <w:r w:rsidRPr="00B64954">
        <w:rPr>
          <w:b/>
          <w:bCs/>
        </w:rPr>
        <w:t>boolean</w:t>
      </w:r>
      <w:proofErr w:type="spellEnd"/>
      <w:r w:rsidRPr="00B64954">
        <w:rPr>
          <w:b/>
          <w:bCs/>
        </w:rPr>
        <w:t xml:space="preserve"> </w:t>
      </w:r>
      <w:proofErr w:type="gramStart"/>
      <w:r w:rsidRPr="00B64954">
        <w:rPr>
          <w:b/>
          <w:bCs/>
        </w:rPr>
        <w:t>add(</w:t>
      </w:r>
      <w:proofErr w:type="gramEnd"/>
      <w:r w:rsidRPr="00B64954">
        <w:rPr>
          <w:b/>
          <w:bCs/>
        </w:rPr>
        <w:t xml:space="preserve">E </w:t>
      </w:r>
      <w:proofErr w:type="spellStart"/>
      <w:r w:rsidRPr="00B64954">
        <w:rPr>
          <w:b/>
          <w:bCs/>
        </w:rPr>
        <w:t>obj</w:t>
      </w:r>
      <w:proofErr w:type="spellEnd"/>
      <w:r w:rsidRPr="00B64954">
        <w:rPr>
          <w:b/>
          <w:bCs/>
        </w:rPr>
        <w:t>):</w:t>
      </w:r>
      <w:r w:rsidRPr="00B64954">
        <w:t> It adds the element e to the list.</w:t>
      </w:r>
    </w:p>
    <w:p w14:paraId="53336ED8" w14:textId="77777777" w:rsidR="00B64954" w:rsidRPr="00B64954" w:rsidRDefault="00B64954" w:rsidP="00B64954">
      <w:pPr>
        <w:numPr>
          <w:ilvl w:val="0"/>
          <w:numId w:val="3"/>
        </w:numPr>
      </w:pPr>
      <w:proofErr w:type="spellStart"/>
      <w:r w:rsidRPr="00B64954">
        <w:rPr>
          <w:b/>
          <w:bCs/>
        </w:rPr>
        <w:t>boolean</w:t>
      </w:r>
      <w:proofErr w:type="spellEnd"/>
      <w:r w:rsidRPr="00B64954">
        <w:rPr>
          <w:b/>
          <w:bCs/>
        </w:rPr>
        <w:t xml:space="preserve"> </w:t>
      </w:r>
      <w:proofErr w:type="gramStart"/>
      <w:r w:rsidRPr="00B64954">
        <w:rPr>
          <w:b/>
          <w:bCs/>
        </w:rPr>
        <w:t>remove(</w:t>
      </w:r>
      <w:proofErr w:type="gramEnd"/>
      <w:r w:rsidRPr="00B64954">
        <w:rPr>
          <w:b/>
          <w:bCs/>
        </w:rPr>
        <w:t xml:space="preserve">E </w:t>
      </w:r>
      <w:proofErr w:type="spellStart"/>
      <w:r w:rsidRPr="00B64954">
        <w:rPr>
          <w:b/>
          <w:bCs/>
        </w:rPr>
        <w:t>obj</w:t>
      </w:r>
      <w:proofErr w:type="spellEnd"/>
      <w:r w:rsidRPr="00B64954">
        <w:rPr>
          <w:b/>
          <w:bCs/>
        </w:rPr>
        <w:t>): </w:t>
      </w:r>
      <w:r w:rsidRPr="00B64954">
        <w:t>It removes the specified Object o from the Set.</w:t>
      </w:r>
    </w:p>
    <w:p w14:paraId="77303F77" w14:textId="77777777" w:rsidR="00B64954" w:rsidRPr="00B64954" w:rsidRDefault="00B64954" w:rsidP="00B64954">
      <w:pPr>
        <w:numPr>
          <w:ilvl w:val="0"/>
          <w:numId w:val="3"/>
        </w:numPr>
      </w:pPr>
      <w:r w:rsidRPr="00B64954">
        <w:rPr>
          <w:b/>
          <w:bCs/>
        </w:rPr>
        <w:t xml:space="preserve">int </w:t>
      </w:r>
      <w:proofErr w:type="gramStart"/>
      <w:r w:rsidRPr="00B64954">
        <w:rPr>
          <w:b/>
          <w:bCs/>
        </w:rPr>
        <w:t>size(</w:t>
      </w:r>
      <w:proofErr w:type="gramEnd"/>
      <w:r w:rsidRPr="00B64954">
        <w:rPr>
          <w:b/>
          <w:bCs/>
        </w:rPr>
        <w:t>)</w:t>
      </w:r>
      <w:r w:rsidRPr="00B64954">
        <w:t>: It gives the number of elements of a Set.</w:t>
      </w:r>
    </w:p>
    <w:p w14:paraId="10FFA0C2" w14:textId="77777777" w:rsidR="00B64954" w:rsidRPr="00B64954" w:rsidRDefault="00B64954" w:rsidP="00B64954">
      <w:pPr>
        <w:numPr>
          <w:ilvl w:val="0"/>
          <w:numId w:val="3"/>
        </w:numPr>
      </w:pPr>
      <w:r w:rsidRPr="00B64954">
        <w:rPr>
          <w:b/>
          <w:bCs/>
        </w:rPr>
        <w:t xml:space="preserve">void </w:t>
      </w:r>
      <w:proofErr w:type="gramStart"/>
      <w:r w:rsidRPr="00B64954">
        <w:rPr>
          <w:b/>
          <w:bCs/>
        </w:rPr>
        <w:t>clear(</w:t>
      </w:r>
      <w:proofErr w:type="gramEnd"/>
      <w:r w:rsidRPr="00B64954">
        <w:rPr>
          <w:b/>
          <w:bCs/>
        </w:rPr>
        <w:t>)</w:t>
      </w:r>
      <w:r w:rsidRPr="00B64954">
        <w:t>: It removes all the elements from the list.</w:t>
      </w:r>
    </w:p>
    <w:p w14:paraId="39C6F4F0" w14:textId="77777777" w:rsidR="00B64954" w:rsidRPr="00B64954" w:rsidRDefault="00B64954" w:rsidP="00B64954">
      <w:pPr>
        <w:numPr>
          <w:ilvl w:val="0"/>
          <w:numId w:val="3"/>
        </w:numPr>
      </w:pPr>
      <w:proofErr w:type="spellStart"/>
      <w:r w:rsidRPr="00B64954">
        <w:rPr>
          <w:b/>
          <w:bCs/>
        </w:rPr>
        <w:t>boolean</w:t>
      </w:r>
      <w:proofErr w:type="spellEnd"/>
      <w:r w:rsidRPr="00B64954">
        <w:rPr>
          <w:b/>
          <w:bCs/>
        </w:rPr>
        <w:t xml:space="preserve"> </w:t>
      </w:r>
      <w:proofErr w:type="gramStart"/>
      <w:r w:rsidRPr="00B64954">
        <w:rPr>
          <w:b/>
          <w:bCs/>
        </w:rPr>
        <w:t>contains(</w:t>
      </w:r>
      <w:proofErr w:type="gramEnd"/>
      <w:r w:rsidRPr="00B64954">
        <w:rPr>
          <w:b/>
          <w:bCs/>
        </w:rPr>
        <w:t xml:space="preserve">E </w:t>
      </w:r>
      <w:proofErr w:type="spellStart"/>
      <w:r w:rsidRPr="00B64954">
        <w:rPr>
          <w:b/>
          <w:bCs/>
        </w:rPr>
        <w:t>obj</w:t>
      </w:r>
      <w:proofErr w:type="spellEnd"/>
      <w:r w:rsidRPr="00B64954">
        <w:rPr>
          <w:b/>
          <w:bCs/>
        </w:rPr>
        <w:t>)</w:t>
      </w:r>
      <w:r w:rsidRPr="00B64954">
        <w:t>: It checks whether the specified Object o is present in the list or not. If the object has been found it returns true or else false.</w:t>
      </w:r>
    </w:p>
    <w:p w14:paraId="20AF7973" w14:textId="77777777" w:rsidR="00B64954" w:rsidRPr="00B64954" w:rsidRDefault="00B64954" w:rsidP="00B64954">
      <w:pPr>
        <w:numPr>
          <w:ilvl w:val="0"/>
          <w:numId w:val="3"/>
        </w:numPr>
      </w:pPr>
      <w:proofErr w:type="spellStart"/>
      <w:r w:rsidRPr="00B64954">
        <w:rPr>
          <w:b/>
          <w:bCs/>
        </w:rPr>
        <w:t>boolean</w:t>
      </w:r>
      <w:proofErr w:type="spellEnd"/>
      <w:r w:rsidRPr="00B64954">
        <w:rPr>
          <w:b/>
          <w:bCs/>
        </w:rPr>
        <w:t xml:space="preserve"> </w:t>
      </w:r>
      <w:proofErr w:type="spellStart"/>
      <w:proofErr w:type="gramStart"/>
      <w:r w:rsidRPr="00B64954">
        <w:rPr>
          <w:b/>
          <w:bCs/>
        </w:rPr>
        <w:t>isEmpty</w:t>
      </w:r>
      <w:proofErr w:type="spellEnd"/>
      <w:r w:rsidRPr="00B64954">
        <w:rPr>
          <w:b/>
          <w:bCs/>
        </w:rPr>
        <w:t>(</w:t>
      </w:r>
      <w:proofErr w:type="gramEnd"/>
      <w:r w:rsidRPr="00B64954">
        <w:rPr>
          <w:b/>
          <w:bCs/>
        </w:rPr>
        <w:t>)</w:t>
      </w:r>
      <w:r w:rsidRPr="00B64954">
        <w:t>: Returns true if there is no element present in the Set.</w:t>
      </w:r>
    </w:p>
    <w:p w14:paraId="06D2F797" w14:textId="77777777" w:rsidR="00B64954" w:rsidRPr="00B64954" w:rsidRDefault="00B64954" w:rsidP="00B64954">
      <w:pPr>
        <w:numPr>
          <w:ilvl w:val="0"/>
          <w:numId w:val="3"/>
        </w:numPr>
      </w:pPr>
      <w:r w:rsidRPr="00B64954">
        <w:rPr>
          <w:b/>
          <w:bCs/>
        </w:rPr>
        <w:t xml:space="preserve">Object </w:t>
      </w:r>
      <w:proofErr w:type="gramStart"/>
      <w:r w:rsidRPr="00B64954">
        <w:rPr>
          <w:b/>
          <w:bCs/>
        </w:rPr>
        <w:t>clone(</w:t>
      </w:r>
      <w:proofErr w:type="gramEnd"/>
      <w:r w:rsidRPr="00B64954">
        <w:rPr>
          <w:b/>
          <w:bCs/>
        </w:rPr>
        <w:t>)</w:t>
      </w:r>
      <w:r w:rsidRPr="00B64954">
        <w:t>: This method returns a shallow copy of the HashSet.</w:t>
      </w:r>
    </w:p>
    <w:p w14:paraId="667101EB" w14:textId="77777777" w:rsidR="00B64954" w:rsidRPr="00B64954" w:rsidRDefault="00B64954" w:rsidP="00B64954">
      <w:pPr>
        <w:rPr>
          <w:b/>
          <w:bCs/>
        </w:rPr>
      </w:pPr>
      <w:r w:rsidRPr="00B64954">
        <w:rPr>
          <w:b/>
          <w:bCs/>
        </w:rPr>
        <w:t>Example to demonstrate HashSet Collection in Java</w:t>
      </w:r>
    </w:p>
    <w:p w14:paraId="186378B4" w14:textId="77777777" w:rsidR="00B64954" w:rsidRPr="00B64954" w:rsidRDefault="00B64954" w:rsidP="00B64954">
      <w:r w:rsidRPr="00B64954">
        <w:rPr>
          <w:b/>
          <w:bCs/>
        </w:rPr>
        <w:t>import</w:t>
      </w:r>
      <w:r w:rsidRPr="00B64954">
        <w:rPr>
          <w:i/>
          <w:iCs/>
        </w:rPr>
        <w:t xml:space="preserve"> </w:t>
      </w:r>
      <w:proofErr w:type="spellStart"/>
      <w:r w:rsidRPr="00B64954">
        <w:rPr>
          <w:i/>
          <w:iCs/>
        </w:rPr>
        <w:t>java.util</w:t>
      </w:r>
      <w:proofErr w:type="spellEnd"/>
      <w:r w:rsidRPr="00B64954">
        <w:rPr>
          <w:i/>
          <w:iCs/>
        </w:rPr>
        <w:t>.</w:t>
      </w:r>
      <w:r w:rsidRPr="00B64954">
        <w:t>*;</w:t>
      </w:r>
    </w:p>
    <w:p w14:paraId="3B1A4D2F" w14:textId="77777777" w:rsidR="00B64954" w:rsidRPr="00B64954" w:rsidRDefault="00B64954" w:rsidP="00B64954">
      <w:r w:rsidRPr="00B64954">
        <w:rPr>
          <w:b/>
          <w:bCs/>
        </w:rPr>
        <w:t>public</w:t>
      </w:r>
      <w:r w:rsidRPr="00B64954">
        <w:t xml:space="preserve"> </w:t>
      </w:r>
      <w:r w:rsidRPr="00B64954">
        <w:rPr>
          <w:b/>
          <w:bCs/>
        </w:rPr>
        <w:t>class</w:t>
      </w:r>
      <w:r w:rsidRPr="00B64954">
        <w:t xml:space="preserve"> </w:t>
      </w:r>
      <w:proofErr w:type="spellStart"/>
      <w:r w:rsidRPr="00B64954">
        <w:t>HashSetDemo</w:t>
      </w:r>
      <w:proofErr w:type="spellEnd"/>
    </w:p>
    <w:p w14:paraId="7B0FDBF6" w14:textId="77777777" w:rsidR="00B64954" w:rsidRPr="00B64954" w:rsidRDefault="00B64954" w:rsidP="00B64954">
      <w:r w:rsidRPr="00B64954">
        <w:rPr>
          <w:b/>
          <w:bCs/>
        </w:rPr>
        <w:t>{</w:t>
      </w:r>
    </w:p>
    <w:p w14:paraId="2A766F0B" w14:textId="77777777" w:rsidR="00B64954" w:rsidRPr="00B64954" w:rsidRDefault="00B64954" w:rsidP="00B64954">
      <w:r w:rsidRPr="00B64954">
        <w:rPr>
          <w:b/>
          <w:bCs/>
        </w:rPr>
        <w:t>public</w:t>
      </w:r>
      <w:r w:rsidRPr="00B64954">
        <w:t xml:space="preserve"> </w:t>
      </w:r>
      <w:r w:rsidRPr="00B64954">
        <w:rPr>
          <w:b/>
          <w:bCs/>
        </w:rPr>
        <w:t>static</w:t>
      </w:r>
      <w:r w:rsidRPr="00B64954">
        <w:t xml:space="preserve"> </w:t>
      </w:r>
      <w:r w:rsidRPr="00B64954">
        <w:rPr>
          <w:b/>
          <w:bCs/>
        </w:rPr>
        <w:t>void</w:t>
      </w:r>
      <w:r w:rsidRPr="00B64954">
        <w:t xml:space="preserve"> main </w:t>
      </w:r>
      <w:r w:rsidRPr="00B64954">
        <w:rPr>
          <w:b/>
          <w:bCs/>
        </w:rPr>
        <w:t>(String</w:t>
      </w:r>
      <w:proofErr w:type="gramStart"/>
      <w:r w:rsidRPr="00B64954">
        <w:rPr>
          <w:b/>
          <w:bCs/>
        </w:rPr>
        <w:t>[]</w:t>
      </w:r>
      <w:proofErr w:type="spellStart"/>
      <w:r w:rsidRPr="00B64954">
        <w:t>args</w:t>
      </w:r>
      <w:proofErr w:type="spellEnd"/>
      <w:proofErr w:type="gramEnd"/>
      <w:r w:rsidRPr="00B64954">
        <w:rPr>
          <w:b/>
          <w:bCs/>
        </w:rPr>
        <w:t>)</w:t>
      </w:r>
    </w:p>
    <w:p w14:paraId="1C8ECA72" w14:textId="77777777" w:rsidR="00B64954" w:rsidRPr="00B64954" w:rsidRDefault="00B64954" w:rsidP="00B64954">
      <w:r w:rsidRPr="00B64954">
        <w:rPr>
          <w:b/>
          <w:bCs/>
        </w:rPr>
        <w:t>{</w:t>
      </w:r>
    </w:p>
    <w:p w14:paraId="2CF93BE6" w14:textId="77777777" w:rsidR="00B64954" w:rsidRPr="00B64954" w:rsidRDefault="00B64954" w:rsidP="00B64954">
      <w:r w:rsidRPr="00B64954">
        <w:t xml:space="preserve">HashSet </w:t>
      </w:r>
      <w:r w:rsidRPr="00B64954">
        <w:rPr>
          <w:b/>
          <w:bCs/>
        </w:rPr>
        <w:t>&lt;</w:t>
      </w:r>
      <w:r w:rsidRPr="00B64954">
        <w:t xml:space="preserve"> </w:t>
      </w:r>
      <w:r w:rsidRPr="00B64954">
        <w:rPr>
          <w:b/>
          <w:bCs/>
        </w:rPr>
        <w:t>Integer</w:t>
      </w:r>
      <w:r w:rsidRPr="00B64954">
        <w:t xml:space="preserve"> </w:t>
      </w:r>
      <w:r w:rsidRPr="00B64954">
        <w:rPr>
          <w:b/>
          <w:bCs/>
        </w:rPr>
        <w:t>&gt;</w:t>
      </w:r>
      <w:r w:rsidRPr="00B64954">
        <w:t xml:space="preserve"> </w:t>
      </w:r>
      <w:proofErr w:type="spellStart"/>
      <w:r w:rsidRPr="00B64954">
        <w:t>hs</w:t>
      </w:r>
      <w:proofErr w:type="spellEnd"/>
      <w:r w:rsidRPr="00B64954">
        <w:t xml:space="preserve"> = new HashSet </w:t>
      </w:r>
      <w:r w:rsidRPr="00B64954">
        <w:rPr>
          <w:b/>
          <w:bCs/>
        </w:rPr>
        <w:t>&lt;</w:t>
      </w:r>
      <w:r w:rsidRPr="00B64954">
        <w:t xml:space="preserve"> </w:t>
      </w:r>
      <w:r w:rsidRPr="00B64954">
        <w:rPr>
          <w:b/>
          <w:bCs/>
        </w:rPr>
        <w:t>Integer</w:t>
      </w:r>
      <w:r w:rsidRPr="00B64954">
        <w:t xml:space="preserve"> </w:t>
      </w:r>
      <w:r w:rsidRPr="00B64954">
        <w:rPr>
          <w:b/>
          <w:bCs/>
        </w:rPr>
        <w:t>&gt;</w:t>
      </w:r>
      <w:r w:rsidRPr="00B64954">
        <w:t xml:space="preserve"> </w:t>
      </w:r>
      <w:r w:rsidRPr="00B64954">
        <w:rPr>
          <w:b/>
          <w:bCs/>
        </w:rPr>
        <w:t>()</w:t>
      </w:r>
      <w:r w:rsidRPr="00B64954">
        <w:t>;</w:t>
      </w:r>
    </w:p>
    <w:p w14:paraId="707BC124" w14:textId="77777777" w:rsidR="00B64954" w:rsidRPr="00B64954" w:rsidRDefault="00B64954" w:rsidP="00B64954">
      <w:proofErr w:type="spellStart"/>
      <w:r w:rsidRPr="00B64954">
        <w:t>hs.add</w:t>
      </w:r>
      <w:proofErr w:type="spellEnd"/>
      <w:r w:rsidRPr="00B64954">
        <w:t xml:space="preserve"> </w:t>
      </w:r>
      <w:r w:rsidRPr="00B64954">
        <w:rPr>
          <w:b/>
          <w:bCs/>
        </w:rPr>
        <w:t>(</w:t>
      </w:r>
      <w:r w:rsidRPr="00B64954">
        <w:t>17</w:t>
      </w:r>
      <w:r w:rsidRPr="00B64954">
        <w:rPr>
          <w:b/>
          <w:bCs/>
        </w:rPr>
        <w:t>)</w:t>
      </w:r>
      <w:r w:rsidRPr="00B64954">
        <w:t>;</w:t>
      </w:r>
    </w:p>
    <w:p w14:paraId="56AD7312" w14:textId="77777777" w:rsidR="00B64954" w:rsidRPr="00B64954" w:rsidRDefault="00B64954" w:rsidP="00B64954">
      <w:proofErr w:type="spellStart"/>
      <w:r w:rsidRPr="00B64954">
        <w:t>hs.add</w:t>
      </w:r>
      <w:proofErr w:type="spellEnd"/>
      <w:r w:rsidRPr="00B64954">
        <w:t xml:space="preserve"> </w:t>
      </w:r>
      <w:r w:rsidRPr="00B64954">
        <w:rPr>
          <w:b/>
          <w:bCs/>
        </w:rPr>
        <w:t>(</w:t>
      </w:r>
      <w:r w:rsidRPr="00B64954">
        <w:t>13</w:t>
      </w:r>
      <w:r w:rsidRPr="00B64954">
        <w:rPr>
          <w:b/>
          <w:bCs/>
        </w:rPr>
        <w:t>)</w:t>
      </w:r>
      <w:r w:rsidRPr="00B64954">
        <w:t>;</w:t>
      </w:r>
    </w:p>
    <w:p w14:paraId="57245015" w14:textId="77777777" w:rsidR="00B64954" w:rsidRPr="00B64954" w:rsidRDefault="00B64954" w:rsidP="00B64954">
      <w:proofErr w:type="spellStart"/>
      <w:r w:rsidRPr="00B64954">
        <w:t>hs.add</w:t>
      </w:r>
      <w:proofErr w:type="spellEnd"/>
      <w:r w:rsidRPr="00B64954">
        <w:t xml:space="preserve"> </w:t>
      </w:r>
      <w:r w:rsidRPr="00B64954">
        <w:rPr>
          <w:b/>
          <w:bCs/>
        </w:rPr>
        <w:t>(</w:t>
      </w:r>
      <w:r w:rsidRPr="00B64954">
        <w:t>27</w:t>
      </w:r>
      <w:r w:rsidRPr="00B64954">
        <w:rPr>
          <w:b/>
          <w:bCs/>
        </w:rPr>
        <w:t>)</w:t>
      </w:r>
      <w:r w:rsidRPr="00B64954">
        <w:t>;</w:t>
      </w:r>
    </w:p>
    <w:p w14:paraId="2721079A" w14:textId="77777777" w:rsidR="00B64954" w:rsidRPr="00B64954" w:rsidRDefault="00B64954" w:rsidP="00B64954">
      <w:proofErr w:type="spellStart"/>
      <w:r w:rsidRPr="00B64954">
        <w:t>hs.add</w:t>
      </w:r>
      <w:proofErr w:type="spellEnd"/>
      <w:r w:rsidRPr="00B64954">
        <w:t xml:space="preserve"> </w:t>
      </w:r>
      <w:r w:rsidRPr="00B64954">
        <w:rPr>
          <w:b/>
          <w:bCs/>
        </w:rPr>
        <w:t>(</w:t>
      </w:r>
      <w:r w:rsidRPr="00B64954">
        <w:t>12</w:t>
      </w:r>
      <w:r w:rsidRPr="00B64954">
        <w:rPr>
          <w:b/>
          <w:bCs/>
        </w:rPr>
        <w:t>)</w:t>
      </w:r>
      <w:r w:rsidRPr="00B64954">
        <w:t>;</w:t>
      </w:r>
    </w:p>
    <w:p w14:paraId="392D6DD8" w14:textId="77777777" w:rsidR="00B64954" w:rsidRPr="00B64954" w:rsidRDefault="00B64954" w:rsidP="00B64954">
      <w:proofErr w:type="spellStart"/>
      <w:r w:rsidRPr="00B64954">
        <w:t>hs.add</w:t>
      </w:r>
      <w:proofErr w:type="spellEnd"/>
      <w:r w:rsidRPr="00B64954">
        <w:t xml:space="preserve"> </w:t>
      </w:r>
      <w:r w:rsidRPr="00B64954">
        <w:rPr>
          <w:b/>
          <w:bCs/>
        </w:rPr>
        <w:t>(</w:t>
      </w:r>
      <w:r w:rsidRPr="00B64954">
        <w:t>45</w:t>
      </w:r>
      <w:r w:rsidRPr="00B64954">
        <w:rPr>
          <w:b/>
          <w:bCs/>
        </w:rPr>
        <w:t>)</w:t>
      </w:r>
      <w:r w:rsidRPr="00B64954">
        <w:t>;</w:t>
      </w:r>
    </w:p>
    <w:p w14:paraId="1EDBDB93" w14:textId="77777777" w:rsidR="00B64954" w:rsidRPr="00B64954" w:rsidRDefault="00B64954" w:rsidP="00B64954">
      <w:proofErr w:type="spellStart"/>
      <w:r w:rsidRPr="00B64954">
        <w:t>System.out.println</w:t>
      </w:r>
      <w:proofErr w:type="spellEnd"/>
      <w:r w:rsidRPr="00B64954">
        <w:t xml:space="preserve"> </w:t>
      </w:r>
      <w:r w:rsidRPr="00B64954">
        <w:rPr>
          <w:b/>
          <w:bCs/>
        </w:rPr>
        <w:t>(</w:t>
      </w:r>
      <w:proofErr w:type="spellStart"/>
      <w:r w:rsidRPr="00B64954">
        <w:t>hs</w:t>
      </w:r>
      <w:proofErr w:type="spellEnd"/>
      <w:r w:rsidRPr="00B64954">
        <w:rPr>
          <w:b/>
          <w:bCs/>
        </w:rPr>
        <w:t>)</w:t>
      </w:r>
      <w:r w:rsidRPr="00B64954">
        <w:t>;</w:t>
      </w:r>
    </w:p>
    <w:p w14:paraId="738363A7" w14:textId="77777777" w:rsidR="00B64954" w:rsidRPr="00B64954" w:rsidRDefault="00B64954" w:rsidP="00B64954">
      <w:proofErr w:type="spellStart"/>
      <w:r w:rsidRPr="00B64954">
        <w:t>System.out.println</w:t>
      </w:r>
      <w:proofErr w:type="spellEnd"/>
      <w:r w:rsidRPr="00B64954">
        <w:t xml:space="preserve"> </w:t>
      </w:r>
      <w:r w:rsidRPr="00B64954">
        <w:rPr>
          <w:b/>
          <w:bCs/>
        </w:rPr>
        <w:t>(</w:t>
      </w:r>
      <w:proofErr w:type="spellStart"/>
      <w:proofErr w:type="gramStart"/>
      <w:r w:rsidRPr="00B64954">
        <w:t>hs.size</w:t>
      </w:r>
      <w:proofErr w:type="spellEnd"/>
      <w:proofErr w:type="gramEnd"/>
      <w:r w:rsidRPr="00B64954">
        <w:t xml:space="preserve"> </w:t>
      </w:r>
      <w:r w:rsidRPr="00B64954">
        <w:rPr>
          <w:b/>
          <w:bCs/>
        </w:rPr>
        <w:t>())</w:t>
      </w:r>
      <w:r w:rsidRPr="00B64954">
        <w:t>;</w:t>
      </w:r>
    </w:p>
    <w:p w14:paraId="1292E1ED" w14:textId="77777777" w:rsidR="00B64954" w:rsidRPr="00B64954" w:rsidRDefault="00B64954" w:rsidP="00B64954">
      <w:r w:rsidRPr="00B64954">
        <w:rPr>
          <w:b/>
          <w:bCs/>
        </w:rPr>
        <w:t>for</w:t>
      </w:r>
      <w:r w:rsidRPr="00B64954">
        <w:t xml:space="preserve"> </w:t>
      </w:r>
      <w:r w:rsidRPr="00B64954">
        <w:rPr>
          <w:b/>
          <w:bCs/>
        </w:rPr>
        <w:t>(int</w:t>
      </w:r>
      <w:r w:rsidRPr="00B64954">
        <w:t xml:space="preserve"> </w:t>
      </w:r>
      <w:proofErr w:type="gramStart"/>
      <w:r w:rsidRPr="00B64954">
        <w:t>e:hs</w:t>
      </w:r>
      <w:proofErr w:type="gramEnd"/>
      <w:r w:rsidRPr="00B64954">
        <w:rPr>
          <w:b/>
          <w:bCs/>
        </w:rPr>
        <w:t>)</w:t>
      </w:r>
    </w:p>
    <w:p w14:paraId="27F1F613" w14:textId="77777777" w:rsidR="00B64954" w:rsidRPr="00B64954" w:rsidRDefault="00B64954" w:rsidP="00B64954">
      <w:r w:rsidRPr="00B64954">
        <w:rPr>
          <w:b/>
          <w:bCs/>
        </w:rPr>
        <w:t>{</w:t>
      </w:r>
    </w:p>
    <w:p w14:paraId="0879FA7E"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e</w:t>
      </w:r>
      <w:r w:rsidRPr="00B64954">
        <w:rPr>
          <w:b/>
          <w:bCs/>
        </w:rPr>
        <w:t>)</w:t>
      </w:r>
      <w:r w:rsidRPr="00B64954">
        <w:t>;</w:t>
      </w:r>
    </w:p>
    <w:p w14:paraId="4A8B611B" w14:textId="77777777" w:rsidR="00B64954" w:rsidRPr="00B64954" w:rsidRDefault="00B64954" w:rsidP="00B64954">
      <w:r w:rsidRPr="00B64954">
        <w:rPr>
          <w:b/>
          <w:bCs/>
        </w:rPr>
        <w:t>}</w:t>
      </w:r>
    </w:p>
    <w:p w14:paraId="60191E86" w14:textId="77777777" w:rsidR="00B64954" w:rsidRPr="00B64954" w:rsidRDefault="00B64954" w:rsidP="00B64954">
      <w:r w:rsidRPr="00B64954">
        <w:t xml:space="preserve">Iterator it = </w:t>
      </w:r>
      <w:proofErr w:type="spellStart"/>
      <w:proofErr w:type="gramStart"/>
      <w:r w:rsidRPr="00B64954">
        <w:t>hs.iterator</w:t>
      </w:r>
      <w:proofErr w:type="spellEnd"/>
      <w:proofErr w:type="gramEnd"/>
      <w:r w:rsidRPr="00B64954">
        <w:t xml:space="preserve"> </w:t>
      </w:r>
      <w:r w:rsidRPr="00B64954">
        <w:rPr>
          <w:b/>
          <w:bCs/>
        </w:rPr>
        <w:t>()</w:t>
      </w:r>
      <w:r w:rsidRPr="00B64954">
        <w:t>;</w:t>
      </w:r>
    </w:p>
    <w:p w14:paraId="3EB4F317" w14:textId="77777777" w:rsidR="00B64954" w:rsidRPr="00B64954" w:rsidRDefault="00B64954" w:rsidP="00B64954">
      <w:r w:rsidRPr="00B64954">
        <w:rPr>
          <w:b/>
          <w:bCs/>
        </w:rPr>
        <w:t>while</w:t>
      </w:r>
      <w:r w:rsidRPr="00B64954">
        <w:t xml:space="preserve"> </w:t>
      </w:r>
      <w:r w:rsidRPr="00B64954">
        <w:rPr>
          <w:b/>
          <w:bCs/>
        </w:rPr>
        <w:t>(</w:t>
      </w:r>
      <w:proofErr w:type="spellStart"/>
      <w:proofErr w:type="gramStart"/>
      <w:r w:rsidRPr="00B64954">
        <w:t>it.hasNext</w:t>
      </w:r>
      <w:proofErr w:type="spellEnd"/>
      <w:proofErr w:type="gramEnd"/>
      <w:r w:rsidRPr="00B64954">
        <w:t xml:space="preserve"> </w:t>
      </w:r>
      <w:r w:rsidRPr="00B64954">
        <w:rPr>
          <w:b/>
          <w:bCs/>
        </w:rPr>
        <w:t>())</w:t>
      </w:r>
    </w:p>
    <w:p w14:paraId="3EDE8F39" w14:textId="77777777" w:rsidR="00B64954" w:rsidRPr="00B64954" w:rsidRDefault="00B64954" w:rsidP="00B64954">
      <w:r w:rsidRPr="00B64954">
        <w:rPr>
          <w:b/>
          <w:bCs/>
        </w:rPr>
        <w:t>{</w:t>
      </w:r>
    </w:p>
    <w:p w14:paraId="7B295DB0" w14:textId="77777777" w:rsidR="00B64954" w:rsidRPr="00B64954" w:rsidRDefault="00B64954" w:rsidP="00B64954">
      <w:proofErr w:type="spellStart"/>
      <w:r w:rsidRPr="00B64954">
        <w:t>System.out.println</w:t>
      </w:r>
      <w:proofErr w:type="spellEnd"/>
      <w:r w:rsidRPr="00B64954">
        <w:t xml:space="preserve"> </w:t>
      </w:r>
      <w:r w:rsidRPr="00B64954">
        <w:rPr>
          <w:b/>
          <w:bCs/>
        </w:rPr>
        <w:t>(</w:t>
      </w:r>
      <w:proofErr w:type="spellStart"/>
      <w:proofErr w:type="gramStart"/>
      <w:r w:rsidRPr="00B64954">
        <w:t>it.next</w:t>
      </w:r>
      <w:proofErr w:type="spellEnd"/>
      <w:proofErr w:type="gramEnd"/>
      <w:r w:rsidRPr="00B64954">
        <w:t xml:space="preserve"> </w:t>
      </w:r>
      <w:r w:rsidRPr="00B64954">
        <w:rPr>
          <w:b/>
          <w:bCs/>
        </w:rPr>
        <w:t>())</w:t>
      </w:r>
      <w:r w:rsidRPr="00B64954">
        <w:t>;</w:t>
      </w:r>
    </w:p>
    <w:p w14:paraId="7CFC1CEC" w14:textId="77777777" w:rsidR="00B64954" w:rsidRPr="00B64954" w:rsidRDefault="00B64954" w:rsidP="00B64954">
      <w:r w:rsidRPr="00B64954">
        <w:rPr>
          <w:b/>
          <w:bCs/>
        </w:rPr>
        <w:lastRenderedPageBreak/>
        <w:t>}</w:t>
      </w:r>
    </w:p>
    <w:p w14:paraId="6EEE90D4" w14:textId="77777777" w:rsidR="00B64954" w:rsidRPr="00B64954" w:rsidRDefault="00B64954" w:rsidP="00B64954">
      <w:r w:rsidRPr="00B64954">
        <w:rPr>
          <w:b/>
          <w:bCs/>
        </w:rPr>
        <w:t>}</w:t>
      </w:r>
    </w:p>
    <w:p w14:paraId="51370209" w14:textId="77777777" w:rsidR="00B64954" w:rsidRPr="00B64954" w:rsidRDefault="00B64954" w:rsidP="00B64954">
      <w:r w:rsidRPr="00B64954">
        <w:rPr>
          <w:b/>
          <w:bCs/>
        </w:rPr>
        <w:t>}</w:t>
      </w:r>
    </w:p>
    <w:p w14:paraId="4655F833" w14:textId="77777777" w:rsidR="00B64954" w:rsidRPr="00B64954" w:rsidRDefault="00B64954" w:rsidP="00B64954">
      <w:pPr>
        <w:rPr>
          <w:b/>
          <w:bCs/>
        </w:rPr>
      </w:pPr>
      <w:r w:rsidRPr="00B64954">
        <w:rPr>
          <w:b/>
          <w:bCs/>
        </w:rPr>
        <w:t>Output:</w:t>
      </w:r>
    </w:p>
    <w:p w14:paraId="6B1F89B4" w14:textId="53F1836E" w:rsidR="00B64954" w:rsidRPr="00B64954" w:rsidRDefault="00B64954" w:rsidP="00B64954">
      <w:r w:rsidRPr="00B64954">
        <w:drawing>
          <wp:inline distT="0" distB="0" distL="0" distR="0" wp14:anchorId="46984B11" wp14:editId="742F4185">
            <wp:extent cx="2644140" cy="2865120"/>
            <wp:effectExtent l="0" t="0" r="3810" b="0"/>
            <wp:docPr id="228612479" name="Picture 16" descr="Hash Se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ash Set Collection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4140" cy="2865120"/>
                    </a:xfrm>
                    <a:prstGeom prst="rect">
                      <a:avLst/>
                    </a:prstGeom>
                    <a:noFill/>
                    <a:ln>
                      <a:noFill/>
                    </a:ln>
                  </pic:spPr>
                </pic:pic>
              </a:graphicData>
            </a:graphic>
          </wp:inline>
        </w:drawing>
      </w:r>
    </w:p>
    <w:p w14:paraId="33F29BAD" w14:textId="77777777" w:rsidR="00B64954" w:rsidRPr="00B64954" w:rsidRDefault="00B64954" w:rsidP="00B64954">
      <w:pPr>
        <w:rPr>
          <w:b/>
          <w:bCs/>
        </w:rPr>
      </w:pPr>
      <w:r w:rsidRPr="00B64954">
        <w:rPr>
          <w:b/>
          <w:bCs/>
        </w:rPr>
        <w:t>HashSet Example with Complex Data type in Java:</w:t>
      </w:r>
    </w:p>
    <w:p w14:paraId="7D4B1B3A" w14:textId="77777777" w:rsidR="00B64954" w:rsidRPr="00B64954" w:rsidRDefault="00B64954" w:rsidP="00B64954">
      <w:r w:rsidRPr="00B64954">
        <w:rPr>
          <w:b/>
          <w:bCs/>
        </w:rPr>
        <w:t>import</w:t>
      </w:r>
      <w:r w:rsidRPr="00B64954">
        <w:rPr>
          <w:i/>
          <w:iCs/>
        </w:rPr>
        <w:t xml:space="preserve"> </w:t>
      </w:r>
      <w:proofErr w:type="spellStart"/>
      <w:proofErr w:type="gramStart"/>
      <w:r w:rsidRPr="00B64954">
        <w:rPr>
          <w:i/>
          <w:iCs/>
        </w:rPr>
        <w:t>java.util</w:t>
      </w:r>
      <w:proofErr w:type="gramEnd"/>
      <w:r w:rsidRPr="00B64954">
        <w:rPr>
          <w:i/>
          <w:iCs/>
        </w:rPr>
        <w:t>.HashSet</w:t>
      </w:r>
      <w:proofErr w:type="spellEnd"/>
      <w:r w:rsidRPr="00B64954">
        <w:t>;</w:t>
      </w:r>
    </w:p>
    <w:p w14:paraId="4560890A" w14:textId="77777777" w:rsidR="00B64954" w:rsidRPr="00B64954" w:rsidRDefault="00B64954" w:rsidP="00B64954">
      <w:r w:rsidRPr="00B64954">
        <w:rPr>
          <w:b/>
          <w:bCs/>
        </w:rPr>
        <w:t>public</w:t>
      </w:r>
      <w:r w:rsidRPr="00B64954">
        <w:t xml:space="preserve"> </w:t>
      </w:r>
      <w:r w:rsidRPr="00B64954">
        <w:rPr>
          <w:b/>
          <w:bCs/>
        </w:rPr>
        <w:t>class</w:t>
      </w:r>
      <w:r w:rsidRPr="00B64954">
        <w:t xml:space="preserve"> </w:t>
      </w:r>
      <w:proofErr w:type="spellStart"/>
      <w:r w:rsidRPr="00B64954">
        <w:t>HashSetDemo</w:t>
      </w:r>
      <w:proofErr w:type="spellEnd"/>
    </w:p>
    <w:p w14:paraId="23761FF9" w14:textId="77777777" w:rsidR="00B64954" w:rsidRPr="00B64954" w:rsidRDefault="00B64954" w:rsidP="00B64954">
      <w:r w:rsidRPr="00B64954">
        <w:rPr>
          <w:b/>
          <w:bCs/>
        </w:rPr>
        <w:t>{</w:t>
      </w:r>
    </w:p>
    <w:p w14:paraId="05B5570C" w14:textId="77777777" w:rsidR="00B64954" w:rsidRPr="00B64954" w:rsidRDefault="00B64954" w:rsidP="00B64954">
      <w:r w:rsidRPr="00B64954">
        <w:rPr>
          <w:b/>
          <w:bCs/>
        </w:rPr>
        <w:t>public</w:t>
      </w:r>
      <w:r w:rsidRPr="00B64954">
        <w:t xml:space="preserve"> </w:t>
      </w:r>
      <w:r w:rsidRPr="00B64954">
        <w:rPr>
          <w:b/>
          <w:bCs/>
        </w:rPr>
        <w:t>static</w:t>
      </w:r>
      <w:r w:rsidRPr="00B64954">
        <w:t xml:space="preserve"> </w:t>
      </w:r>
      <w:r w:rsidRPr="00B64954">
        <w:rPr>
          <w:b/>
          <w:bCs/>
        </w:rPr>
        <w:t>void</w:t>
      </w:r>
      <w:r w:rsidRPr="00B64954">
        <w:t xml:space="preserve"> main </w:t>
      </w:r>
      <w:r w:rsidRPr="00B64954">
        <w:rPr>
          <w:b/>
          <w:bCs/>
        </w:rPr>
        <w:t>(String</w:t>
      </w:r>
      <w:r w:rsidRPr="00B64954">
        <w:t xml:space="preserve"> </w:t>
      </w:r>
      <w:proofErr w:type="gramStart"/>
      <w:r w:rsidRPr="00B64954">
        <w:t>a</w:t>
      </w:r>
      <w:r w:rsidRPr="00B64954">
        <w:rPr>
          <w:b/>
          <w:bCs/>
        </w:rPr>
        <w:t>[</w:t>
      </w:r>
      <w:proofErr w:type="gramEnd"/>
      <w:r w:rsidRPr="00B64954">
        <w:rPr>
          <w:b/>
          <w:bCs/>
        </w:rPr>
        <w:t>])</w:t>
      </w:r>
    </w:p>
    <w:p w14:paraId="18D914B2" w14:textId="77777777" w:rsidR="00B64954" w:rsidRPr="00B64954" w:rsidRDefault="00B64954" w:rsidP="00B64954">
      <w:r w:rsidRPr="00B64954">
        <w:rPr>
          <w:b/>
          <w:bCs/>
        </w:rPr>
        <w:t>{</w:t>
      </w:r>
    </w:p>
    <w:p w14:paraId="5AFBA004" w14:textId="77777777" w:rsidR="00B64954" w:rsidRPr="00B64954" w:rsidRDefault="00B64954" w:rsidP="00B64954">
      <w:r w:rsidRPr="00B64954">
        <w:t xml:space="preserve">HashSet </w:t>
      </w:r>
      <w:r w:rsidRPr="00B64954">
        <w:rPr>
          <w:b/>
          <w:bCs/>
        </w:rPr>
        <w:t>&lt;</w:t>
      </w:r>
      <w:r w:rsidRPr="00B64954">
        <w:t xml:space="preserve"> Price </w:t>
      </w:r>
      <w:r w:rsidRPr="00B64954">
        <w:rPr>
          <w:b/>
          <w:bCs/>
        </w:rPr>
        <w:t>&gt;</w:t>
      </w:r>
      <w:r w:rsidRPr="00B64954">
        <w:t xml:space="preserve"> </w:t>
      </w:r>
      <w:proofErr w:type="spellStart"/>
      <w:r w:rsidRPr="00B64954">
        <w:t>hashSet</w:t>
      </w:r>
      <w:proofErr w:type="spellEnd"/>
      <w:r w:rsidRPr="00B64954">
        <w:t xml:space="preserve"> = new HashSet </w:t>
      </w:r>
      <w:r w:rsidRPr="00B64954">
        <w:rPr>
          <w:b/>
          <w:bCs/>
        </w:rPr>
        <w:t>&lt;</w:t>
      </w:r>
      <w:r w:rsidRPr="00B64954">
        <w:t xml:space="preserve"> Price </w:t>
      </w:r>
      <w:r w:rsidRPr="00B64954">
        <w:rPr>
          <w:b/>
          <w:bCs/>
        </w:rPr>
        <w:t>&gt;</w:t>
      </w:r>
      <w:r w:rsidRPr="00B64954">
        <w:t xml:space="preserve"> </w:t>
      </w:r>
      <w:r w:rsidRPr="00B64954">
        <w:rPr>
          <w:b/>
          <w:bCs/>
        </w:rPr>
        <w:t>()</w:t>
      </w:r>
      <w:r w:rsidRPr="00B64954">
        <w:t>;</w:t>
      </w:r>
    </w:p>
    <w:p w14:paraId="0236B1DE" w14:textId="77777777" w:rsidR="00B64954" w:rsidRPr="00B64954" w:rsidRDefault="00B64954" w:rsidP="00B64954">
      <w:proofErr w:type="spellStart"/>
      <w:r w:rsidRPr="00B64954">
        <w:t>hashSet.add</w:t>
      </w:r>
      <w:proofErr w:type="spellEnd"/>
      <w:r w:rsidRPr="00B64954">
        <w:t xml:space="preserve"> </w:t>
      </w:r>
      <w:r w:rsidRPr="00B64954">
        <w:rPr>
          <w:b/>
          <w:bCs/>
        </w:rPr>
        <w:t>(</w:t>
      </w:r>
      <w:r w:rsidRPr="00B64954">
        <w:t xml:space="preserve">new Price </w:t>
      </w:r>
      <w:r w:rsidRPr="00B64954">
        <w:rPr>
          <w:b/>
          <w:bCs/>
        </w:rPr>
        <w:t>(</w:t>
      </w:r>
      <w:r w:rsidRPr="00B64954">
        <w:t>"Banana", 20</w:t>
      </w:r>
      <w:r w:rsidRPr="00B64954">
        <w:rPr>
          <w:b/>
          <w:bCs/>
        </w:rPr>
        <w:t>))</w:t>
      </w:r>
      <w:r w:rsidRPr="00B64954">
        <w:t>;</w:t>
      </w:r>
    </w:p>
    <w:p w14:paraId="07524128" w14:textId="77777777" w:rsidR="00B64954" w:rsidRPr="00B64954" w:rsidRDefault="00B64954" w:rsidP="00B64954">
      <w:proofErr w:type="spellStart"/>
      <w:r w:rsidRPr="00B64954">
        <w:t>hashSet.add</w:t>
      </w:r>
      <w:proofErr w:type="spellEnd"/>
      <w:r w:rsidRPr="00B64954">
        <w:t xml:space="preserve"> </w:t>
      </w:r>
      <w:r w:rsidRPr="00B64954">
        <w:rPr>
          <w:b/>
          <w:bCs/>
        </w:rPr>
        <w:t>(</w:t>
      </w:r>
      <w:r w:rsidRPr="00B64954">
        <w:t xml:space="preserve">new Price </w:t>
      </w:r>
      <w:r w:rsidRPr="00B64954">
        <w:rPr>
          <w:b/>
          <w:bCs/>
        </w:rPr>
        <w:t>(</w:t>
      </w:r>
      <w:r w:rsidRPr="00B64954">
        <w:t>"Apple", 40</w:t>
      </w:r>
      <w:r w:rsidRPr="00B64954">
        <w:rPr>
          <w:b/>
          <w:bCs/>
        </w:rPr>
        <w:t>))</w:t>
      </w:r>
      <w:r w:rsidRPr="00B64954">
        <w:t>;</w:t>
      </w:r>
    </w:p>
    <w:p w14:paraId="799A5526" w14:textId="77777777" w:rsidR="00B64954" w:rsidRPr="00B64954" w:rsidRDefault="00B64954" w:rsidP="00B64954">
      <w:proofErr w:type="spellStart"/>
      <w:r w:rsidRPr="00B64954">
        <w:t>hashSet.add</w:t>
      </w:r>
      <w:proofErr w:type="spellEnd"/>
      <w:r w:rsidRPr="00B64954">
        <w:t xml:space="preserve"> </w:t>
      </w:r>
      <w:r w:rsidRPr="00B64954">
        <w:rPr>
          <w:b/>
          <w:bCs/>
        </w:rPr>
        <w:t>(</w:t>
      </w:r>
      <w:r w:rsidRPr="00B64954">
        <w:t xml:space="preserve">new Price </w:t>
      </w:r>
      <w:r w:rsidRPr="00B64954">
        <w:rPr>
          <w:b/>
          <w:bCs/>
        </w:rPr>
        <w:t>(</w:t>
      </w:r>
      <w:r w:rsidRPr="00B64954">
        <w:t>"Orange", 30</w:t>
      </w:r>
      <w:r w:rsidRPr="00B64954">
        <w:rPr>
          <w:b/>
          <w:bCs/>
        </w:rPr>
        <w:t>))</w:t>
      </w:r>
      <w:r w:rsidRPr="00B64954">
        <w:t>;</w:t>
      </w:r>
    </w:p>
    <w:p w14:paraId="30C19DCA" w14:textId="77777777" w:rsidR="00B64954" w:rsidRPr="00B64954" w:rsidRDefault="00B64954" w:rsidP="00B64954">
      <w:r w:rsidRPr="00B64954">
        <w:rPr>
          <w:b/>
          <w:bCs/>
        </w:rPr>
        <w:t>for</w:t>
      </w:r>
      <w:r w:rsidRPr="00B64954">
        <w:t xml:space="preserve"> </w:t>
      </w:r>
      <w:r w:rsidRPr="00B64954">
        <w:rPr>
          <w:b/>
          <w:bCs/>
        </w:rPr>
        <w:t>(</w:t>
      </w:r>
      <w:r w:rsidRPr="00B64954">
        <w:t xml:space="preserve">Price </w:t>
      </w:r>
      <w:proofErr w:type="spellStart"/>
      <w:proofErr w:type="gramStart"/>
      <w:r w:rsidRPr="00B64954">
        <w:t>pr:hashSet</w:t>
      </w:r>
      <w:proofErr w:type="spellEnd"/>
      <w:proofErr w:type="gramEnd"/>
      <w:r w:rsidRPr="00B64954">
        <w:rPr>
          <w:b/>
          <w:bCs/>
        </w:rPr>
        <w:t>)</w:t>
      </w:r>
    </w:p>
    <w:p w14:paraId="0ECF16D8" w14:textId="77777777" w:rsidR="00B64954" w:rsidRPr="00B64954" w:rsidRDefault="00B64954" w:rsidP="00B64954">
      <w:r w:rsidRPr="00B64954">
        <w:rPr>
          <w:b/>
          <w:bCs/>
        </w:rPr>
        <w:t>{</w:t>
      </w:r>
    </w:p>
    <w:p w14:paraId="39AC0262"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pr</w:t>
      </w:r>
      <w:r w:rsidRPr="00B64954">
        <w:rPr>
          <w:b/>
          <w:bCs/>
        </w:rPr>
        <w:t>)</w:t>
      </w:r>
      <w:r w:rsidRPr="00B64954">
        <w:t>;</w:t>
      </w:r>
    </w:p>
    <w:p w14:paraId="16E43FFF" w14:textId="77777777" w:rsidR="00B64954" w:rsidRPr="00B64954" w:rsidRDefault="00B64954" w:rsidP="00B64954">
      <w:r w:rsidRPr="00B64954">
        <w:rPr>
          <w:b/>
          <w:bCs/>
        </w:rPr>
        <w:t>}</w:t>
      </w:r>
    </w:p>
    <w:p w14:paraId="4D77DDAC" w14:textId="77777777" w:rsidR="00B64954" w:rsidRPr="00B64954" w:rsidRDefault="00B64954" w:rsidP="00B64954">
      <w:r w:rsidRPr="00B64954">
        <w:t xml:space="preserve">Price key = new Price </w:t>
      </w:r>
      <w:r w:rsidRPr="00B64954">
        <w:rPr>
          <w:b/>
          <w:bCs/>
        </w:rPr>
        <w:t>(</w:t>
      </w:r>
      <w:r w:rsidRPr="00B64954">
        <w:t>"Banana", 20</w:t>
      </w:r>
      <w:r w:rsidRPr="00B64954">
        <w:rPr>
          <w:b/>
          <w:bCs/>
        </w:rPr>
        <w:t>)</w:t>
      </w:r>
      <w:r w:rsidRPr="00B64954">
        <w:t>;</w:t>
      </w:r>
    </w:p>
    <w:p w14:paraId="0A7FE6A1"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 xml:space="preserve">"Does set contains key? " + </w:t>
      </w:r>
      <w:proofErr w:type="spellStart"/>
      <w:r w:rsidRPr="00B64954">
        <w:t>hashSet.contains</w:t>
      </w:r>
      <w:proofErr w:type="spellEnd"/>
      <w:r w:rsidRPr="00B64954">
        <w:t xml:space="preserve"> </w:t>
      </w:r>
      <w:r w:rsidRPr="00B64954">
        <w:rPr>
          <w:b/>
          <w:bCs/>
        </w:rPr>
        <w:t>(</w:t>
      </w:r>
      <w:r w:rsidRPr="00B64954">
        <w:t>key</w:t>
      </w:r>
      <w:r w:rsidRPr="00B64954">
        <w:rPr>
          <w:b/>
          <w:bCs/>
        </w:rPr>
        <w:t>))</w:t>
      </w:r>
      <w:r w:rsidRPr="00B64954">
        <w:t>;</w:t>
      </w:r>
    </w:p>
    <w:p w14:paraId="67BF6B7A" w14:textId="77777777" w:rsidR="00B64954" w:rsidRPr="00B64954" w:rsidRDefault="00B64954" w:rsidP="00B64954">
      <w:r w:rsidRPr="00B64954">
        <w:rPr>
          <w:b/>
          <w:bCs/>
        </w:rPr>
        <w:lastRenderedPageBreak/>
        <w:t>}</w:t>
      </w:r>
    </w:p>
    <w:p w14:paraId="358B21FB" w14:textId="77777777" w:rsidR="00B64954" w:rsidRPr="00B64954" w:rsidRDefault="00B64954" w:rsidP="00B64954">
      <w:r w:rsidRPr="00B64954">
        <w:rPr>
          <w:b/>
          <w:bCs/>
        </w:rPr>
        <w:t>}</w:t>
      </w:r>
    </w:p>
    <w:p w14:paraId="35A35AEC" w14:textId="77777777" w:rsidR="00B64954" w:rsidRPr="00B64954" w:rsidRDefault="00B64954" w:rsidP="00B64954">
      <w:r w:rsidRPr="00B64954">
        <w:rPr>
          <w:b/>
          <w:bCs/>
        </w:rPr>
        <w:t>class</w:t>
      </w:r>
      <w:r w:rsidRPr="00B64954">
        <w:t xml:space="preserve"> Price</w:t>
      </w:r>
    </w:p>
    <w:p w14:paraId="56E3E72D" w14:textId="77777777" w:rsidR="00B64954" w:rsidRPr="00B64954" w:rsidRDefault="00B64954" w:rsidP="00B64954">
      <w:r w:rsidRPr="00B64954">
        <w:rPr>
          <w:b/>
          <w:bCs/>
        </w:rPr>
        <w:t>{</w:t>
      </w:r>
    </w:p>
    <w:p w14:paraId="00288238" w14:textId="77777777" w:rsidR="00B64954" w:rsidRPr="00B64954" w:rsidRDefault="00B64954" w:rsidP="00B64954">
      <w:r w:rsidRPr="00B64954">
        <w:rPr>
          <w:b/>
          <w:bCs/>
        </w:rPr>
        <w:t>private</w:t>
      </w:r>
      <w:r w:rsidRPr="00B64954">
        <w:t xml:space="preserve"> </w:t>
      </w:r>
      <w:r w:rsidRPr="00B64954">
        <w:rPr>
          <w:b/>
          <w:bCs/>
        </w:rPr>
        <w:t>String</w:t>
      </w:r>
      <w:r w:rsidRPr="00B64954">
        <w:t xml:space="preserve"> item;</w:t>
      </w:r>
    </w:p>
    <w:p w14:paraId="2D183BCB" w14:textId="77777777" w:rsidR="00B64954" w:rsidRPr="00B64954" w:rsidRDefault="00B64954" w:rsidP="00B64954">
      <w:r w:rsidRPr="00B64954">
        <w:rPr>
          <w:b/>
          <w:bCs/>
        </w:rPr>
        <w:t>private</w:t>
      </w:r>
      <w:r w:rsidRPr="00B64954">
        <w:t xml:space="preserve"> </w:t>
      </w:r>
      <w:r w:rsidRPr="00B64954">
        <w:rPr>
          <w:b/>
          <w:bCs/>
        </w:rPr>
        <w:t>int</w:t>
      </w:r>
      <w:r w:rsidRPr="00B64954">
        <w:t xml:space="preserve"> price;</w:t>
      </w:r>
    </w:p>
    <w:p w14:paraId="15BA9CFD" w14:textId="77777777" w:rsidR="00B64954" w:rsidRPr="00B64954" w:rsidRDefault="00B64954" w:rsidP="00B64954">
      <w:r w:rsidRPr="00B64954">
        <w:rPr>
          <w:b/>
          <w:bCs/>
        </w:rPr>
        <w:t>public</w:t>
      </w:r>
      <w:r w:rsidRPr="00B64954">
        <w:t xml:space="preserve"> Price </w:t>
      </w:r>
      <w:r w:rsidRPr="00B64954">
        <w:rPr>
          <w:b/>
          <w:bCs/>
        </w:rPr>
        <w:t>(String</w:t>
      </w:r>
      <w:r w:rsidRPr="00B64954">
        <w:t xml:space="preserve"> </w:t>
      </w:r>
      <w:proofErr w:type="spellStart"/>
      <w:r w:rsidRPr="00B64954">
        <w:t>itm</w:t>
      </w:r>
      <w:proofErr w:type="spellEnd"/>
      <w:r w:rsidRPr="00B64954">
        <w:t xml:space="preserve">, </w:t>
      </w:r>
      <w:r w:rsidRPr="00B64954">
        <w:rPr>
          <w:b/>
          <w:bCs/>
        </w:rPr>
        <w:t>int</w:t>
      </w:r>
      <w:r w:rsidRPr="00B64954">
        <w:t xml:space="preserve"> pr</w:t>
      </w:r>
      <w:r w:rsidRPr="00B64954">
        <w:rPr>
          <w:b/>
          <w:bCs/>
        </w:rPr>
        <w:t>)</w:t>
      </w:r>
    </w:p>
    <w:p w14:paraId="3325474A" w14:textId="77777777" w:rsidR="00B64954" w:rsidRPr="00B64954" w:rsidRDefault="00B64954" w:rsidP="00B64954">
      <w:r w:rsidRPr="00B64954">
        <w:rPr>
          <w:b/>
          <w:bCs/>
        </w:rPr>
        <w:t>{</w:t>
      </w:r>
    </w:p>
    <w:p w14:paraId="382CB042" w14:textId="77777777" w:rsidR="00B64954" w:rsidRPr="00B64954" w:rsidRDefault="00B64954" w:rsidP="00B64954">
      <w:proofErr w:type="spellStart"/>
      <w:proofErr w:type="gramStart"/>
      <w:r w:rsidRPr="00B64954">
        <w:t>this.item</w:t>
      </w:r>
      <w:proofErr w:type="spellEnd"/>
      <w:proofErr w:type="gramEnd"/>
      <w:r w:rsidRPr="00B64954">
        <w:t xml:space="preserve"> = </w:t>
      </w:r>
      <w:proofErr w:type="spellStart"/>
      <w:r w:rsidRPr="00B64954">
        <w:t>itm</w:t>
      </w:r>
      <w:proofErr w:type="spellEnd"/>
      <w:r w:rsidRPr="00B64954">
        <w:t>;</w:t>
      </w:r>
    </w:p>
    <w:p w14:paraId="2572ADAB" w14:textId="77777777" w:rsidR="00B64954" w:rsidRPr="00B64954" w:rsidRDefault="00B64954" w:rsidP="00B64954">
      <w:proofErr w:type="spellStart"/>
      <w:proofErr w:type="gramStart"/>
      <w:r w:rsidRPr="00B64954">
        <w:t>this.price</w:t>
      </w:r>
      <w:proofErr w:type="spellEnd"/>
      <w:proofErr w:type="gramEnd"/>
      <w:r w:rsidRPr="00B64954">
        <w:t xml:space="preserve"> = pr;</w:t>
      </w:r>
    </w:p>
    <w:p w14:paraId="3B7D3CDB" w14:textId="77777777" w:rsidR="00B64954" w:rsidRPr="00B64954" w:rsidRDefault="00B64954" w:rsidP="00B64954">
      <w:r w:rsidRPr="00B64954">
        <w:rPr>
          <w:b/>
          <w:bCs/>
        </w:rPr>
        <w:t>}</w:t>
      </w:r>
    </w:p>
    <w:p w14:paraId="4E947F31" w14:textId="77777777" w:rsidR="00B64954" w:rsidRPr="00B64954" w:rsidRDefault="00B64954" w:rsidP="00B64954">
      <w:r w:rsidRPr="00B64954">
        <w:rPr>
          <w:b/>
          <w:bCs/>
        </w:rPr>
        <w:t>public</w:t>
      </w:r>
      <w:r w:rsidRPr="00B64954">
        <w:t xml:space="preserve"> </w:t>
      </w:r>
      <w:r w:rsidRPr="00B64954">
        <w:rPr>
          <w:b/>
          <w:bCs/>
        </w:rPr>
        <w:t>int</w:t>
      </w:r>
      <w:r w:rsidRPr="00B64954">
        <w:t xml:space="preserve"> </w:t>
      </w:r>
      <w:proofErr w:type="spellStart"/>
      <w:r w:rsidRPr="00B64954">
        <w:t>hashCode</w:t>
      </w:r>
      <w:proofErr w:type="spellEnd"/>
      <w:r w:rsidRPr="00B64954">
        <w:t xml:space="preserve"> </w:t>
      </w:r>
      <w:r w:rsidRPr="00B64954">
        <w:rPr>
          <w:b/>
          <w:bCs/>
        </w:rPr>
        <w:t>()</w:t>
      </w:r>
    </w:p>
    <w:p w14:paraId="31E04847" w14:textId="77777777" w:rsidR="00B64954" w:rsidRPr="00B64954" w:rsidRDefault="00B64954" w:rsidP="00B64954">
      <w:r w:rsidRPr="00B64954">
        <w:rPr>
          <w:b/>
          <w:bCs/>
        </w:rPr>
        <w:t>{</w:t>
      </w:r>
    </w:p>
    <w:p w14:paraId="04419E98"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 xml:space="preserve">"In </w:t>
      </w:r>
      <w:proofErr w:type="spellStart"/>
      <w:r w:rsidRPr="00B64954">
        <w:t>hashcode</w:t>
      </w:r>
      <w:proofErr w:type="spellEnd"/>
      <w:r w:rsidRPr="00B64954">
        <w:t>"</w:t>
      </w:r>
      <w:r w:rsidRPr="00B64954">
        <w:rPr>
          <w:b/>
          <w:bCs/>
        </w:rPr>
        <w:t>)</w:t>
      </w:r>
      <w:r w:rsidRPr="00B64954">
        <w:t>;</w:t>
      </w:r>
    </w:p>
    <w:p w14:paraId="646DD5AE" w14:textId="77777777" w:rsidR="00B64954" w:rsidRPr="00B64954" w:rsidRDefault="00B64954" w:rsidP="00B64954">
      <w:r w:rsidRPr="00B64954">
        <w:rPr>
          <w:b/>
          <w:bCs/>
        </w:rPr>
        <w:t>int</w:t>
      </w:r>
      <w:r w:rsidRPr="00B64954">
        <w:t xml:space="preserve"> </w:t>
      </w:r>
      <w:proofErr w:type="spellStart"/>
      <w:r w:rsidRPr="00B64954">
        <w:t>hashcode</w:t>
      </w:r>
      <w:proofErr w:type="spellEnd"/>
      <w:r w:rsidRPr="00B64954">
        <w:t xml:space="preserve"> = 0;</w:t>
      </w:r>
    </w:p>
    <w:p w14:paraId="64AB5158" w14:textId="77777777" w:rsidR="00B64954" w:rsidRPr="00B64954" w:rsidRDefault="00B64954" w:rsidP="00B64954">
      <w:proofErr w:type="spellStart"/>
      <w:r w:rsidRPr="00B64954">
        <w:t>hashcode</w:t>
      </w:r>
      <w:proofErr w:type="spellEnd"/>
      <w:r w:rsidRPr="00B64954">
        <w:t xml:space="preserve"> = price * 20;</w:t>
      </w:r>
    </w:p>
    <w:p w14:paraId="1B5C94B5" w14:textId="77777777" w:rsidR="00B64954" w:rsidRPr="00B64954" w:rsidRDefault="00B64954" w:rsidP="00B64954">
      <w:proofErr w:type="spellStart"/>
      <w:r w:rsidRPr="00B64954">
        <w:t>hashcode</w:t>
      </w:r>
      <w:proofErr w:type="spellEnd"/>
      <w:r w:rsidRPr="00B64954">
        <w:t xml:space="preserve"> += </w:t>
      </w:r>
      <w:proofErr w:type="spellStart"/>
      <w:proofErr w:type="gramStart"/>
      <w:r w:rsidRPr="00B64954">
        <w:t>item.hashCode</w:t>
      </w:r>
      <w:proofErr w:type="spellEnd"/>
      <w:proofErr w:type="gramEnd"/>
      <w:r w:rsidRPr="00B64954">
        <w:t xml:space="preserve"> </w:t>
      </w:r>
      <w:r w:rsidRPr="00B64954">
        <w:rPr>
          <w:b/>
          <w:bCs/>
        </w:rPr>
        <w:t>()</w:t>
      </w:r>
      <w:r w:rsidRPr="00B64954">
        <w:t>;</w:t>
      </w:r>
    </w:p>
    <w:p w14:paraId="49C1A145" w14:textId="77777777" w:rsidR="00B64954" w:rsidRPr="00B64954" w:rsidRDefault="00B64954" w:rsidP="00B64954">
      <w:r w:rsidRPr="00B64954">
        <w:rPr>
          <w:b/>
          <w:bCs/>
        </w:rPr>
        <w:t>return</w:t>
      </w:r>
      <w:r w:rsidRPr="00B64954">
        <w:t xml:space="preserve"> </w:t>
      </w:r>
      <w:proofErr w:type="spellStart"/>
      <w:r w:rsidRPr="00B64954">
        <w:t>hashcode</w:t>
      </w:r>
      <w:proofErr w:type="spellEnd"/>
      <w:r w:rsidRPr="00B64954">
        <w:t>;</w:t>
      </w:r>
    </w:p>
    <w:p w14:paraId="2454B2C7" w14:textId="77777777" w:rsidR="00B64954" w:rsidRPr="00B64954" w:rsidRDefault="00B64954" w:rsidP="00B64954">
      <w:r w:rsidRPr="00B64954">
        <w:rPr>
          <w:b/>
          <w:bCs/>
        </w:rPr>
        <w:t>}</w:t>
      </w:r>
    </w:p>
    <w:p w14:paraId="605B468C" w14:textId="77777777" w:rsidR="00B64954" w:rsidRPr="00B64954" w:rsidRDefault="00B64954" w:rsidP="00B64954">
      <w:r w:rsidRPr="00B64954">
        <w:rPr>
          <w:b/>
          <w:bCs/>
        </w:rPr>
        <w:t>public</w:t>
      </w:r>
      <w:r w:rsidRPr="00B64954">
        <w:t xml:space="preserve"> </w:t>
      </w:r>
      <w:proofErr w:type="spellStart"/>
      <w:r w:rsidRPr="00B64954">
        <w:rPr>
          <w:b/>
          <w:bCs/>
        </w:rPr>
        <w:t>boolean</w:t>
      </w:r>
      <w:proofErr w:type="spellEnd"/>
      <w:r w:rsidRPr="00B64954">
        <w:t xml:space="preserve"> equals </w:t>
      </w:r>
      <w:r w:rsidRPr="00B64954">
        <w:rPr>
          <w:b/>
          <w:bCs/>
        </w:rPr>
        <w:t>(</w:t>
      </w:r>
      <w:r w:rsidRPr="00B64954">
        <w:t xml:space="preserve">Object </w:t>
      </w:r>
      <w:proofErr w:type="spellStart"/>
      <w:r w:rsidRPr="00B64954">
        <w:t>obj</w:t>
      </w:r>
      <w:proofErr w:type="spellEnd"/>
      <w:r w:rsidRPr="00B64954">
        <w:rPr>
          <w:b/>
          <w:bCs/>
        </w:rPr>
        <w:t>)</w:t>
      </w:r>
    </w:p>
    <w:p w14:paraId="28AE42ED" w14:textId="77777777" w:rsidR="00B64954" w:rsidRPr="00B64954" w:rsidRDefault="00B64954" w:rsidP="00B64954">
      <w:r w:rsidRPr="00B64954">
        <w:rPr>
          <w:b/>
          <w:bCs/>
        </w:rPr>
        <w:t>{</w:t>
      </w:r>
    </w:p>
    <w:p w14:paraId="404A3E50"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"In equals"</w:t>
      </w:r>
      <w:r w:rsidRPr="00B64954">
        <w:rPr>
          <w:b/>
          <w:bCs/>
        </w:rPr>
        <w:t>)</w:t>
      </w:r>
      <w:r w:rsidRPr="00B64954">
        <w:t>;</w:t>
      </w:r>
    </w:p>
    <w:p w14:paraId="7B455016" w14:textId="77777777" w:rsidR="00B64954" w:rsidRPr="00B64954" w:rsidRDefault="00B64954" w:rsidP="00B64954">
      <w:r w:rsidRPr="00B64954">
        <w:rPr>
          <w:b/>
          <w:bCs/>
        </w:rPr>
        <w:t>if</w:t>
      </w:r>
      <w:r w:rsidRPr="00B64954">
        <w:t xml:space="preserve"> </w:t>
      </w:r>
      <w:r w:rsidRPr="00B64954">
        <w:rPr>
          <w:b/>
          <w:bCs/>
        </w:rPr>
        <w:t>(</w:t>
      </w:r>
      <w:proofErr w:type="spellStart"/>
      <w:r w:rsidRPr="00B64954">
        <w:t>obj</w:t>
      </w:r>
      <w:proofErr w:type="spellEnd"/>
      <w:r w:rsidRPr="00B64954">
        <w:t xml:space="preserve"> </w:t>
      </w:r>
      <w:proofErr w:type="spellStart"/>
      <w:r w:rsidRPr="00B64954">
        <w:t>instanceof</w:t>
      </w:r>
      <w:proofErr w:type="spellEnd"/>
      <w:r w:rsidRPr="00B64954">
        <w:t xml:space="preserve"> Price</w:t>
      </w:r>
      <w:r w:rsidRPr="00B64954">
        <w:rPr>
          <w:b/>
          <w:bCs/>
        </w:rPr>
        <w:t>)</w:t>
      </w:r>
    </w:p>
    <w:p w14:paraId="2D1E51B5" w14:textId="77777777" w:rsidR="00B64954" w:rsidRPr="00B64954" w:rsidRDefault="00B64954" w:rsidP="00B64954">
      <w:r w:rsidRPr="00B64954">
        <w:rPr>
          <w:b/>
          <w:bCs/>
        </w:rPr>
        <w:t>{</w:t>
      </w:r>
    </w:p>
    <w:p w14:paraId="7F314E03" w14:textId="77777777" w:rsidR="00B64954" w:rsidRPr="00B64954" w:rsidRDefault="00B64954" w:rsidP="00B64954">
      <w:r w:rsidRPr="00B64954">
        <w:t xml:space="preserve">Price pp = </w:t>
      </w:r>
      <w:r w:rsidRPr="00B64954">
        <w:rPr>
          <w:b/>
          <w:bCs/>
        </w:rPr>
        <w:t>(</w:t>
      </w:r>
      <w:r w:rsidRPr="00B64954">
        <w:t>Price</w:t>
      </w:r>
      <w:r w:rsidRPr="00B64954">
        <w:rPr>
          <w:b/>
          <w:bCs/>
        </w:rPr>
        <w:t>)</w:t>
      </w:r>
      <w:r w:rsidRPr="00B64954">
        <w:t xml:space="preserve"> </w:t>
      </w:r>
      <w:proofErr w:type="spellStart"/>
      <w:r w:rsidRPr="00B64954">
        <w:t>obj</w:t>
      </w:r>
      <w:proofErr w:type="spellEnd"/>
      <w:r w:rsidRPr="00B64954">
        <w:t>;</w:t>
      </w:r>
    </w:p>
    <w:p w14:paraId="218AD150" w14:textId="77777777" w:rsidR="00B64954" w:rsidRPr="00B64954" w:rsidRDefault="00B64954" w:rsidP="00B64954">
      <w:r w:rsidRPr="00B64954">
        <w:rPr>
          <w:b/>
          <w:bCs/>
        </w:rPr>
        <w:t>return</w:t>
      </w:r>
      <w:r w:rsidRPr="00B64954">
        <w:t xml:space="preserve"> </w:t>
      </w:r>
      <w:r w:rsidRPr="00B64954">
        <w:rPr>
          <w:b/>
          <w:bCs/>
        </w:rPr>
        <w:t>(</w:t>
      </w:r>
      <w:proofErr w:type="spellStart"/>
      <w:proofErr w:type="gramStart"/>
      <w:r w:rsidRPr="00B64954">
        <w:t>pp.item</w:t>
      </w:r>
      <w:proofErr w:type="gramEnd"/>
      <w:r w:rsidRPr="00B64954">
        <w:t>.equals</w:t>
      </w:r>
      <w:proofErr w:type="spellEnd"/>
      <w:r w:rsidRPr="00B64954">
        <w:t xml:space="preserve"> </w:t>
      </w:r>
      <w:r w:rsidRPr="00B64954">
        <w:rPr>
          <w:b/>
          <w:bCs/>
        </w:rPr>
        <w:t>(</w:t>
      </w:r>
      <w:proofErr w:type="spellStart"/>
      <w:proofErr w:type="gramStart"/>
      <w:r w:rsidRPr="00B64954">
        <w:t>this.item</w:t>
      </w:r>
      <w:proofErr w:type="spellEnd"/>
      <w:proofErr w:type="gramEnd"/>
      <w:r w:rsidRPr="00B64954">
        <w:rPr>
          <w:b/>
          <w:bCs/>
        </w:rPr>
        <w:t>)</w:t>
      </w:r>
      <w:r w:rsidRPr="00B64954">
        <w:t xml:space="preserve"> &amp;&amp; </w:t>
      </w:r>
      <w:proofErr w:type="spellStart"/>
      <w:proofErr w:type="gramStart"/>
      <w:r w:rsidRPr="00B64954">
        <w:t>pp.price</w:t>
      </w:r>
      <w:proofErr w:type="spellEnd"/>
      <w:proofErr w:type="gramEnd"/>
      <w:r w:rsidRPr="00B64954">
        <w:t xml:space="preserve"> == </w:t>
      </w:r>
      <w:proofErr w:type="spellStart"/>
      <w:proofErr w:type="gramStart"/>
      <w:r w:rsidRPr="00B64954">
        <w:t>this.price</w:t>
      </w:r>
      <w:proofErr w:type="spellEnd"/>
      <w:proofErr w:type="gramEnd"/>
      <w:r w:rsidRPr="00B64954">
        <w:rPr>
          <w:b/>
          <w:bCs/>
        </w:rPr>
        <w:t>)</w:t>
      </w:r>
      <w:r w:rsidRPr="00B64954">
        <w:t>;</w:t>
      </w:r>
    </w:p>
    <w:p w14:paraId="658CA63A" w14:textId="77777777" w:rsidR="00B64954" w:rsidRPr="00B64954" w:rsidRDefault="00B64954" w:rsidP="00B64954">
      <w:r w:rsidRPr="00B64954">
        <w:rPr>
          <w:b/>
          <w:bCs/>
        </w:rPr>
        <w:t>}</w:t>
      </w:r>
    </w:p>
    <w:p w14:paraId="5FD1F9CD" w14:textId="77777777" w:rsidR="00B64954" w:rsidRPr="00B64954" w:rsidRDefault="00B64954" w:rsidP="00B64954">
      <w:r w:rsidRPr="00B64954">
        <w:rPr>
          <w:b/>
          <w:bCs/>
        </w:rPr>
        <w:t>else</w:t>
      </w:r>
    </w:p>
    <w:p w14:paraId="15691B8C" w14:textId="77777777" w:rsidR="00B64954" w:rsidRPr="00B64954" w:rsidRDefault="00B64954" w:rsidP="00B64954">
      <w:r w:rsidRPr="00B64954">
        <w:rPr>
          <w:b/>
          <w:bCs/>
        </w:rPr>
        <w:t>{</w:t>
      </w:r>
    </w:p>
    <w:p w14:paraId="7C5276D0" w14:textId="77777777" w:rsidR="00B64954" w:rsidRPr="00B64954" w:rsidRDefault="00B64954" w:rsidP="00B64954">
      <w:r w:rsidRPr="00B64954">
        <w:rPr>
          <w:b/>
          <w:bCs/>
        </w:rPr>
        <w:t>return</w:t>
      </w:r>
      <w:r w:rsidRPr="00B64954">
        <w:t xml:space="preserve"> </w:t>
      </w:r>
      <w:r w:rsidRPr="00B64954">
        <w:rPr>
          <w:b/>
          <w:bCs/>
        </w:rPr>
        <w:t>false</w:t>
      </w:r>
      <w:r w:rsidRPr="00B64954">
        <w:t>;</w:t>
      </w:r>
    </w:p>
    <w:p w14:paraId="02A5092B" w14:textId="77777777" w:rsidR="00B64954" w:rsidRPr="00B64954" w:rsidRDefault="00B64954" w:rsidP="00B64954">
      <w:r w:rsidRPr="00B64954">
        <w:rPr>
          <w:b/>
          <w:bCs/>
        </w:rPr>
        <w:t>}</w:t>
      </w:r>
    </w:p>
    <w:p w14:paraId="105D76FD" w14:textId="77777777" w:rsidR="00B64954" w:rsidRPr="00B64954" w:rsidRDefault="00B64954" w:rsidP="00B64954">
      <w:r w:rsidRPr="00B64954">
        <w:rPr>
          <w:b/>
          <w:bCs/>
        </w:rPr>
        <w:lastRenderedPageBreak/>
        <w:t>}</w:t>
      </w:r>
    </w:p>
    <w:p w14:paraId="6CAA7C82" w14:textId="77777777" w:rsidR="00B64954" w:rsidRPr="00B64954" w:rsidRDefault="00B64954" w:rsidP="00B64954">
      <w:r w:rsidRPr="00B64954">
        <w:rPr>
          <w:b/>
          <w:bCs/>
        </w:rPr>
        <w:t>public</w:t>
      </w:r>
      <w:r w:rsidRPr="00B64954">
        <w:t xml:space="preserve"> </w:t>
      </w:r>
      <w:r w:rsidRPr="00B64954">
        <w:rPr>
          <w:b/>
          <w:bCs/>
        </w:rPr>
        <w:t>String</w:t>
      </w:r>
      <w:r w:rsidRPr="00B64954">
        <w:t xml:space="preserve"> </w:t>
      </w:r>
      <w:proofErr w:type="spellStart"/>
      <w:r w:rsidRPr="00B64954">
        <w:t>getItem</w:t>
      </w:r>
      <w:proofErr w:type="spellEnd"/>
      <w:r w:rsidRPr="00B64954">
        <w:t xml:space="preserve"> </w:t>
      </w:r>
      <w:r w:rsidRPr="00B64954">
        <w:rPr>
          <w:b/>
          <w:bCs/>
        </w:rPr>
        <w:t>()</w:t>
      </w:r>
    </w:p>
    <w:p w14:paraId="63778BB3" w14:textId="77777777" w:rsidR="00B64954" w:rsidRPr="00B64954" w:rsidRDefault="00B64954" w:rsidP="00B64954">
      <w:r w:rsidRPr="00B64954">
        <w:rPr>
          <w:b/>
          <w:bCs/>
        </w:rPr>
        <w:t>{</w:t>
      </w:r>
    </w:p>
    <w:p w14:paraId="7C373142" w14:textId="77777777" w:rsidR="00B64954" w:rsidRPr="00B64954" w:rsidRDefault="00B64954" w:rsidP="00B64954">
      <w:r w:rsidRPr="00B64954">
        <w:rPr>
          <w:b/>
          <w:bCs/>
        </w:rPr>
        <w:t>return</w:t>
      </w:r>
      <w:r w:rsidRPr="00B64954">
        <w:t xml:space="preserve"> item;</w:t>
      </w:r>
    </w:p>
    <w:p w14:paraId="6C69AC02" w14:textId="77777777" w:rsidR="00B64954" w:rsidRPr="00B64954" w:rsidRDefault="00B64954" w:rsidP="00B64954">
      <w:r w:rsidRPr="00B64954">
        <w:rPr>
          <w:b/>
          <w:bCs/>
        </w:rPr>
        <w:t>}</w:t>
      </w:r>
    </w:p>
    <w:p w14:paraId="2CF8AC75" w14:textId="77777777" w:rsidR="00B64954" w:rsidRPr="00B64954" w:rsidRDefault="00B64954" w:rsidP="00B64954">
      <w:r w:rsidRPr="00B64954">
        <w:rPr>
          <w:b/>
          <w:bCs/>
        </w:rPr>
        <w:t>public</w:t>
      </w:r>
      <w:r w:rsidRPr="00B64954">
        <w:t xml:space="preserve"> </w:t>
      </w:r>
      <w:r w:rsidRPr="00B64954">
        <w:rPr>
          <w:b/>
          <w:bCs/>
        </w:rPr>
        <w:t>void</w:t>
      </w:r>
      <w:r w:rsidRPr="00B64954">
        <w:t xml:space="preserve"> </w:t>
      </w:r>
      <w:proofErr w:type="spellStart"/>
      <w:r w:rsidRPr="00B64954">
        <w:t>setItem</w:t>
      </w:r>
      <w:proofErr w:type="spellEnd"/>
      <w:r w:rsidRPr="00B64954">
        <w:t xml:space="preserve"> </w:t>
      </w:r>
      <w:r w:rsidRPr="00B64954">
        <w:rPr>
          <w:b/>
          <w:bCs/>
        </w:rPr>
        <w:t>(String</w:t>
      </w:r>
      <w:r w:rsidRPr="00B64954">
        <w:t xml:space="preserve"> item</w:t>
      </w:r>
      <w:r w:rsidRPr="00B64954">
        <w:rPr>
          <w:b/>
          <w:bCs/>
        </w:rPr>
        <w:t>)</w:t>
      </w:r>
    </w:p>
    <w:p w14:paraId="5AFCD55A" w14:textId="77777777" w:rsidR="00B64954" w:rsidRPr="00B64954" w:rsidRDefault="00B64954" w:rsidP="00B64954">
      <w:r w:rsidRPr="00B64954">
        <w:rPr>
          <w:b/>
          <w:bCs/>
        </w:rPr>
        <w:t>{</w:t>
      </w:r>
    </w:p>
    <w:p w14:paraId="3091B729" w14:textId="77777777" w:rsidR="00B64954" w:rsidRPr="00B64954" w:rsidRDefault="00B64954" w:rsidP="00B64954">
      <w:proofErr w:type="spellStart"/>
      <w:proofErr w:type="gramStart"/>
      <w:r w:rsidRPr="00B64954">
        <w:t>this.item</w:t>
      </w:r>
      <w:proofErr w:type="spellEnd"/>
      <w:proofErr w:type="gramEnd"/>
      <w:r w:rsidRPr="00B64954">
        <w:t xml:space="preserve"> = item;</w:t>
      </w:r>
    </w:p>
    <w:p w14:paraId="612C7516" w14:textId="77777777" w:rsidR="00B64954" w:rsidRPr="00B64954" w:rsidRDefault="00B64954" w:rsidP="00B64954">
      <w:r w:rsidRPr="00B64954">
        <w:rPr>
          <w:b/>
          <w:bCs/>
        </w:rPr>
        <w:t>}</w:t>
      </w:r>
    </w:p>
    <w:p w14:paraId="0194BAFE" w14:textId="77777777" w:rsidR="00B64954" w:rsidRPr="00B64954" w:rsidRDefault="00B64954" w:rsidP="00B64954">
      <w:r w:rsidRPr="00B64954">
        <w:rPr>
          <w:b/>
          <w:bCs/>
        </w:rPr>
        <w:t>public</w:t>
      </w:r>
      <w:r w:rsidRPr="00B64954">
        <w:t xml:space="preserve"> </w:t>
      </w:r>
      <w:r w:rsidRPr="00B64954">
        <w:rPr>
          <w:b/>
          <w:bCs/>
        </w:rPr>
        <w:t>int</w:t>
      </w:r>
      <w:r w:rsidRPr="00B64954">
        <w:t xml:space="preserve"> </w:t>
      </w:r>
      <w:proofErr w:type="spellStart"/>
      <w:r w:rsidRPr="00B64954">
        <w:t>getPrice</w:t>
      </w:r>
      <w:proofErr w:type="spellEnd"/>
      <w:r w:rsidRPr="00B64954">
        <w:t xml:space="preserve"> </w:t>
      </w:r>
      <w:r w:rsidRPr="00B64954">
        <w:rPr>
          <w:b/>
          <w:bCs/>
        </w:rPr>
        <w:t>()</w:t>
      </w:r>
    </w:p>
    <w:p w14:paraId="41D64843" w14:textId="77777777" w:rsidR="00B64954" w:rsidRPr="00B64954" w:rsidRDefault="00B64954" w:rsidP="00B64954">
      <w:r w:rsidRPr="00B64954">
        <w:rPr>
          <w:b/>
          <w:bCs/>
        </w:rPr>
        <w:t>{</w:t>
      </w:r>
    </w:p>
    <w:p w14:paraId="549F0FB3" w14:textId="77777777" w:rsidR="00B64954" w:rsidRPr="00B64954" w:rsidRDefault="00B64954" w:rsidP="00B64954">
      <w:r w:rsidRPr="00B64954">
        <w:rPr>
          <w:b/>
          <w:bCs/>
        </w:rPr>
        <w:t>return</w:t>
      </w:r>
      <w:r w:rsidRPr="00B64954">
        <w:t xml:space="preserve"> price;</w:t>
      </w:r>
    </w:p>
    <w:p w14:paraId="752A37C4" w14:textId="77777777" w:rsidR="00B64954" w:rsidRPr="00B64954" w:rsidRDefault="00B64954" w:rsidP="00B64954">
      <w:r w:rsidRPr="00B64954">
        <w:rPr>
          <w:b/>
          <w:bCs/>
        </w:rPr>
        <w:t>}</w:t>
      </w:r>
    </w:p>
    <w:p w14:paraId="6FAA5010" w14:textId="77777777" w:rsidR="00B64954" w:rsidRPr="00B64954" w:rsidRDefault="00B64954" w:rsidP="00B64954">
      <w:r w:rsidRPr="00B64954">
        <w:rPr>
          <w:b/>
          <w:bCs/>
        </w:rPr>
        <w:t>public</w:t>
      </w:r>
      <w:r w:rsidRPr="00B64954">
        <w:t xml:space="preserve"> </w:t>
      </w:r>
      <w:r w:rsidRPr="00B64954">
        <w:rPr>
          <w:b/>
          <w:bCs/>
        </w:rPr>
        <w:t>void</w:t>
      </w:r>
      <w:r w:rsidRPr="00B64954">
        <w:t xml:space="preserve"> </w:t>
      </w:r>
      <w:proofErr w:type="spellStart"/>
      <w:r w:rsidRPr="00B64954">
        <w:t>setPrice</w:t>
      </w:r>
      <w:proofErr w:type="spellEnd"/>
      <w:r w:rsidRPr="00B64954">
        <w:t xml:space="preserve"> </w:t>
      </w:r>
      <w:r w:rsidRPr="00B64954">
        <w:rPr>
          <w:b/>
          <w:bCs/>
        </w:rPr>
        <w:t>(int</w:t>
      </w:r>
      <w:r w:rsidRPr="00B64954">
        <w:t xml:space="preserve"> price</w:t>
      </w:r>
      <w:r w:rsidRPr="00B64954">
        <w:rPr>
          <w:b/>
          <w:bCs/>
        </w:rPr>
        <w:t>)</w:t>
      </w:r>
    </w:p>
    <w:p w14:paraId="73CE6B5F" w14:textId="77777777" w:rsidR="00B64954" w:rsidRPr="00B64954" w:rsidRDefault="00B64954" w:rsidP="00B64954">
      <w:r w:rsidRPr="00B64954">
        <w:rPr>
          <w:b/>
          <w:bCs/>
        </w:rPr>
        <w:t>{</w:t>
      </w:r>
    </w:p>
    <w:p w14:paraId="50FA1B90" w14:textId="77777777" w:rsidR="00B64954" w:rsidRPr="00B64954" w:rsidRDefault="00B64954" w:rsidP="00B64954">
      <w:proofErr w:type="spellStart"/>
      <w:proofErr w:type="gramStart"/>
      <w:r w:rsidRPr="00B64954">
        <w:t>this.price</w:t>
      </w:r>
      <w:proofErr w:type="spellEnd"/>
      <w:proofErr w:type="gramEnd"/>
      <w:r w:rsidRPr="00B64954">
        <w:t xml:space="preserve"> = price;</w:t>
      </w:r>
    </w:p>
    <w:p w14:paraId="26004D7D" w14:textId="77777777" w:rsidR="00B64954" w:rsidRPr="00B64954" w:rsidRDefault="00B64954" w:rsidP="00B64954">
      <w:r w:rsidRPr="00B64954">
        <w:rPr>
          <w:b/>
          <w:bCs/>
        </w:rPr>
        <w:t>}</w:t>
      </w:r>
    </w:p>
    <w:p w14:paraId="74A976A5" w14:textId="77777777" w:rsidR="00B64954" w:rsidRPr="00B64954" w:rsidRDefault="00B64954" w:rsidP="00B64954">
      <w:r w:rsidRPr="00B64954">
        <w:rPr>
          <w:b/>
          <w:bCs/>
        </w:rPr>
        <w:t>public</w:t>
      </w:r>
      <w:r w:rsidRPr="00B64954">
        <w:t xml:space="preserve"> </w:t>
      </w:r>
      <w:r w:rsidRPr="00B64954">
        <w:rPr>
          <w:b/>
          <w:bCs/>
        </w:rPr>
        <w:t>String</w:t>
      </w:r>
      <w:r w:rsidRPr="00B64954">
        <w:t xml:space="preserve"> </w:t>
      </w:r>
      <w:proofErr w:type="spellStart"/>
      <w:r w:rsidRPr="00B64954">
        <w:t>toString</w:t>
      </w:r>
      <w:proofErr w:type="spellEnd"/>
      <w:r w:rsidRPr="00B64954">
        <w:t xml:space="preserve"> </w:t>
      </w:r>
      <w:r w:rsidRPr="00B64954">
        <w:rPr>
          <w:b/>
          <w:bCs/>
        </w:rPr>
        <w:t>()</w:t>
      </w:r>
    </w:p>
    <w:p w14:paraId="243987A9" w14:textId="77777777" w:rsidR="00B64954" w:rsidRPr="00B64954" w:rsidRDefault="00B64954" w:rsidP="00B64954">
      <w:r w:rsidRPr="00B64954">
        <w:rPr>
          <w:b/>
          <w:bCs/>
        </w:rPr>
        <w:t>{</w:t>
      </w:r>
    </w:p>
    <w:p w14:paraId="4E1631A4" w14:textId="77777777" w:rsidR="00B64954" w:rsidRPr="00B64954" w:rsidRDefault="00B64954" w:rsidP="00B64954">
      <w:r w:rsidRPr="00B64954">
        <w:rPr>
          <w:b/>
          <w:bCs/>
        </w:rPr>
        <w:t>return</w:t>
      </w:r>
      <w:r w:rsidRPr="00B64954">
        <w:t xml:space="preserve"> "item: " + item + " price: " + price;</w:t>
      </w:r>
    </w:p>
    <w:p w14:paraId="447B32D9" w14:textId="77777777" w:rsidR="00B64954" w:rsidRPr="00B64954" w:rsidRDefault="00B64954" w:rsidP="00B64954">
      <w:r w:rsidRPr="00B64954">
        <w:rPr>
          <w:b/>
          <w:bCs/>
        </w:rPr>
        <w:t>}</w:t>
      </w:r>
    </w:p>
    <w:p w14:paraId="455A999B" w14:textId="77777777" w:rsidR="00B64954" w:rsidRPr="00B64954" w:rsidRDefault="00B64954" w:rsidP="00B64954">
      <w:r w:rsidRPr="00B64954">
        <w:rPr>
          <w:b/>
          <w:bCs/>
        </w:rPr>
        <w:t>}</w:t>
      </w:r>
    </w:p>
    <w:p w14:paraId="3FC3A2EE" w14:textId="77777777" w:rsidR="00B64954" w:rsidRPr="00B64954" w:rsidRDefault="00B64954" w:rsidP="00B64954">
      <w:pPr>
        <w:rPr>
          <w:b/>
          <w:bCs/>
        </w:rPr>
      </w:pPr>
      <w:r w:rsidRPr="00B64954">
        <w:rPr>
          <w:b/>
          <w:bCs/>
        </w:rPr>
        <w:t>Output:</w:t>
      </w:r>
    </w:p>
    <w:p w14:paraId="4F4E5336" w14:textId="21DD3D19" w:rsidR="00B64954" w:rsidRPr="00B64954" w:rsidRDefault="00B64954" w:rsidP="00B64954">
      <w:r w:rsidRPr="00B64954">
        <w:drawing>
          <wp:inline distT="0" distB="0" distL="0" distR="0" wp14:anchorId="5B849D12" wp14:editId="5A26E99E">
            <wp:extent cx="2895600" cy="2194560"/>
            <wp:effectExtent l="0" t="0" r="0" b="0"/>
            <wp:docPr id="243716276" name="Picture 15" descr="HashSet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ashSet Example with Complex Data type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2194560"/>
                    </a:xfrm>
                    <a:prstGeom prst="rect">
                      <a:avLst/>
                    </a:prstGeom>
                    <a:noFill/>
                    <a:ln>
                      <a:noFill/>
                    </a:ln>
                  </pic:spPr>
                </pic:pic>
              </a:graphicData>
            </a:graphic>
          </wp:inline>
        </w:drawing>
      </w:r>
    </w:p>
    <w:p w14:paraId="0ADB14CA" w14:textId="77777777" w:rsidR="00B64954" w:rsidRPr="00B64954" w:rsidRDefault="00B64954" w:rsidP="00B64954">
      <w:pPr>
        <w:rPr>
          <w:b/>
          <w:bCs/>
        </w:rPr>
      </w:pPr>
      <w:proofErr w:type="spellStart"/>
      <w:r w:rsidRPr="00B64954">
        <w:rPr>
          <w:b/>
          <w:bCs/>
        </w:rPr>
        <w:lastRenderedPageBreak/>
        <w:t>LinkedHashSet</w:t>
      </w:r>
      <w:proofErr w:type="spellEnd"/>
      <w:r w:rsidRPr="00B64954">
        <w:rPr>
          <w:b/>
          <w:bCs/>
        </w:rPr>
        <w:t xml:space="preserve"> Collection in Java:</w:t>
      </w:r>
    </w:p>
    <w:p w14:paraId="11B93884" w14:textId="77777777" w:rsidR="00B64954" w:rsidRPr="00B64954" w:rsidRDefault="00B64954" w:rsidP="00B64954">
      <w:proofErr w:type="spellStart"/>
      <w:r w:rsidRPr="00B64954">
        <w:t>LinkedHashSet</w:t>
      </w:r>
      <w:proofErr w:type="spellEnd"/>
      <w:r w:rsidRPr="00B64954">
        <w:t xml:space="preserve"> is the implementation class of the Set interface which is also used to store a group of individual objects but duplicate values are not allowed. The </w:t>
      </w:r>
      <w:proofErr w:type="spellStart"/>
      <w:r w:rsidRPr="00B64954">
        <w:t>LinkedHashSet</w:t>
      </w:r>
      <w:proofErr w:type="spellEnd"/>
      <w:r w:rsidRPr="00B64954">
        <w:t xml:space="preserve"> internally follows </w:t>
      </w:r>
      <w:proofErr w:type="spellStart"/>
      <w:r w:rsidRPr="00B64954">
        <w:t>hashtable</w:t>
      </w:r>
      <w:proofErr w:type="spellEnd"/>
      <w:r w:rsidRPr="00B64954">
        <w:t xml:space="preserve"> + double linked list structures.</w:t>
      </w:r>
    </w:p>
    <w:p w14:paraId="09B9DD19" w14:textId="77777777" w:rsidR="00B64954" w:rsidRPr="00B64954" w:rsidRDefault="00B64954" w:rsidP="00B64954">
      <w:proofErr w:type="spellStart"/>
      <w:r w:rsidRPr="00B64954">
        <w:t>LinkedHashSet</w:t>
      </w:r>
      <w:proofErr w:type="spellEnd"/>
      <w:r w:rsidRPr="00B64954">
        <w:t xml:space="preserve"> is not a synchronized class. </w:t>
      </w:r>
      <w:proofErr w:type="spellStart"/>
      <w:r w:rsidRPr="00B64954">
        <w:t>LinkedHashSet</w:t>
      </w:r>
      <w:proofErr w:type="spellEnd"/>
      <w:r w:rsidRPr="00B64954">
        <w:t xml:space="preserve"> supports only one null value. </w:t>
      </w:r>
      <w:proofErr w:type="spellStart"/>
      <w:r w:rsidRPr="00B64954">
        <w:t>LinkedHashSet</w:t>
      </w:r>
      <w:proofErr w:type="spellEnd"/>
      <w:r w:rsidRPr="00B64954">
        <w:t xml:space="preserve"> is called an ordered Collection because it is a guarantee for the insertion order of elements.</w:t>
      </w:r>
    </w:p>
    <w:p w14:paraId="3A63C3F3" w14:textId="77777777" w:rsidR="00B64954" w:rsidRPr="00B64954" w:rsidRDefault="00B64954" w:rsidP="00B64954">
      <w:r w:rsidRPr="00B64954">
        <w:rPr>
          <w:b/>
          <w:bCs/>
        </w:rPr>
        <w:t xml:space="preserve">Creation of </w:t>
      </w:r>
      <w:proofErr w:type="spellStart"/>
      <w:r w:rsidRPr="00B64954">
        <w:rPr>
          <w:b/>
          <w:bCs/>
        </w:rPr>
        <w:t>LinkedHashSet</w:t>
      </w:r>
      <w:proofErr w:type="spellEnd"/>
      <w:r w:rsidRPr="00B64954">
        <w:br/>
      </w:r>
      <w:proofErr w:type="gramStart"/>
      <w:r w:rsidRPr="00B64954">
        <w:rPr>
          <w:b/>
          <w:bCs/>
        </w:rPr>
        <w:t>Syntax :</w:t>
      </w:r>
      <w:proofErr w:type="gramEnd"/>
      <w:r w:rsidRPr="00B64954">
        <w:rPr>
          <w:b/>
          <w:bCs/>
        </w:rPr>
        <w:t> </w:t>
      </w:r>
      <w:proofErr w:type="spellStart"/>
      <w:r w:rsidRPr="00B64954">
        <w:rPr>
          <w:b/>
          <w:bCs/>
        </w:rPr>
        <w:t>LinkedHashSet</w:t>
      </w:r>
      <w:proofErr w:type="spellEnd"/>
      <w:r w:rsidRPr="00B64954">
        <w:rPr>
          <w:b/>
          <w:bCs/>
        </w:rPr>
        <w:t xml:space="preserve">&lt;Integer&gt; numbers = new </w:t>
      </w:r>
      <w:proofErr w:type="spellStart"/>
      <w:r w:rsidRPr="00B64954">
        <w:rPr>
          <w:b/>
          <w:bCs/>
        </w:rPr>
        <w:t>LinkedHashSet</w:t>
      </w:r>
      <w:proofErr w:type="spellEnd"/>
      <w:r w:rsidRPr="00B64954">
        <w:rPr>
          <w:b/>
          <w:bCs/>
        </w:rPr>
        <w:t>&lt;</w:t>
      </w:r>
      <w:proofErr w:type="gramStart"/>
      <w:r w:rsidRPr="00B64954">
        <w:rPr>
          <w:b/>
          <w:bCs/>
        </w:rPr>
        <w:t>&gt;(</w:t>
      </w:r>
      <w:proofErr w:type="gramEnd"/>
      <w:r w:rsidRPr="00B64954">
        <w:rPr>
          <w:b/>
          <w:bCs/>
        </w:rPr>
        <w:t>8, 0.75);</w:t>
      </w:r>
      <w:r w:rsidRPr="00B64954">
        <w:br/>
        <w:t xml:space="preserve">Notice, the part new </w:t>
      </w:r>
      <w:proofErr w:type="spellStart"/>
      <w:r w:rsidRPr="00B64954">
        <w:t>LinkedHashSet</w:t>
      </w:r>
      <w:proofErr w:type="spellEnd"/>
      <w:r w:rsidRPr="00B64954">
        <w:t>&lt;</w:t>
      </w:r>
      <w:proofErr w:type="gramStart"/>
      <w:r w:rsidRPr="00B64954">
        <w:t>&gt;(</w:t>
      </w:r>
      <w:proofErr w:type="gramEnd"/>
      <w:r w:rsidRPr="00B64954">
        <w:t>8,0.75). Here, the first parameter is capacity and the second parameter is </w:t>
      </w:r>
      <w:proofErr w:type="spellStart"/>
      <w:r w:rsidRPr="00B64954">
        <w:t>loadFactor</w:t>
      </w:r>
      <w:proofErr w:type="spellEnd"/>
      <w:r w:rsidRPr="00B64954">
        <w:t>.</w:t>
      </w:r>
    </w:p>
    <w:p w14:paraId="20612024" w14:textId="77777777" w:rsidR="00B64954" w:rsidRPr="00B64954" w:rsidRDefault="00B64954" w:rsidP="00B64954">
      <w:pPr>
        <w:rPr>
          <w:b/>
          <w:bCs/>
        </w:rPr>
      </w:pPr>
      <w:proofErr w:type="spellStart"/>
      <w:r w:rsidRPr="00B64954">
        <w:rPr>
          <w:b/>
          <w:bCs/>
        </w:rPr>
        <w:t>LinkedHashSet</w:t>
      </w:r>
      <w:proofErr w:type="spellEnd"/>
      <w:r w:rsidRPr="00B64954">
        <w:rPr>
          <w:b/>
          <w:bCs/>
        </w:rPr>
        <w:t xml:space="preserve"> Constructors</w:t>
      </w:r>
    </w:p>
    <w:p w14:paraId="491AB6E8" w14:textId="77777777" w:rsidR="00B64954" w:rsidRPr="00B64954" w:rsidRDefault="00B64954" w:rsidP="00B64954">
      <w:proofErr w:type="spellStart"/>
      <w:r w:rsidRPr="00B64954">
        <w:rPr>
          <w:b/>
          <w:bCs/>
        </w:rPr>
        <w:t>LinkedHashSet</w:t>
      </w:r>
      <w:proofErr w:type="spellEnd"/>
      <w:r w:rsidRPr="00B64954">
        <w:rPr>
          <w:b/>
          <w:bCs/>
        </w:rPr>
        <w:t xml:space="preserve">&lt;E&gt; </w:t>
      </w:r>
      <w:proofErr w:type="spellStart"/>
      <w:r w:rsidRPr="00B64954">
        <w:rPr>
          <w:b/>
          <w:bCs/>
        </w:rPr>
        <w:t>lhs</w:t>
      </w:r>
      <w:proofErr w:type="spellEnd"/>
      <w:r w:rsidRPr="00B64954">
        <w:rPr>
          <w:b/>
          <w:bCs/>
        </w:rPr>
        <w:t xml:space="preserve"> = new </w:t>
      </w:r>
      <w:proofErr w:type="spellStart"/>
      <w:r w:rsidRPr="00B64954">
        <w:rPr>
          <w:b/>
          <w:bCs/>
        </w:rPr>
        <w:t>LinkedHashSet</w:t>
      </w:r>
      <w:proofErr w:type="spellEnd"/>
      <w:r w:rsidRPr="00B64954">
        <w:rPr>
          <w:b/>
          <w:bCs/>
        </w:rPr>
        <w:t>&lt;E</w:t>
      </w:r>
      <w:proofErr w:type="gramStart"/>
      <w:r w:rsidRPr="00B64954">
        <w:rPr>
          <w:b/>
          <w:bCs/>
        </w:rPr>
        <w:t>&gt;(</w:t>
      </w:r>
      <w:proofErr w:type="gramEnd"/>
      <w:r w:rsidRPr="00B64954">
        <w:rPr>
          <w:b/>
          <w:bCs/>
        </w:rPr>
        <w:t>);</w:t>
      </w:r>
      <w:r w:rsidRPr="00B64954">
        <w:br/>
        <w:t xml:space="preserve">It is used to construct a default </w:t>
      </w:r>
      <w:proofErr w:type="spellStart"/>
      <w:r w:rsidRPr="00B64954">
        <w:t>LinkedHashSet</w:t>
      </w:r>
      <w:proofErr w:type="spellEnd"/>
      <w:r w:rsidRPr="00B64954">
        <w:t>.</w:t>
      </w:r>
    </w:p>
    <w:p w14:paraId="20E7B41B" w14:textId="77777777" w:rsidR="00B64954" w:rsidRPr="00B64954" w:rsidRDefault="00B64954" w:rsidP="00B64954">
      <w:proofErr w:type="spellStart"/>
      <w:r w:rsidRPr="00B64954">
        <w:rPr>
          <w:b/>
          <w:bCs/>
        </w:rPr>
        <w:t>LinkedHashSet</w:t>
      </w:r>
      <w:proofErr w:type="spellEnd"/>
      <w:r w:rsidRPr="00B64954">
        <w:rPr>
          <w:b/>
          <w:bCs/>
        </w:rPr>
        <w:t xml:space="preserve">&lt;E&gt; </w:t>
      </w:r>
      <w:proofErr w:type="spellStart"/>
      <w:r w:rsidRPr="00B64954">
        <w:rPr>
          <w:b/>
          <w:bCs/>
        </w:rPr>
        <w:t>lhs</w:t>
      </w:r>
      <w:proofErr w:type="spellEnd"/>
      <w:r w:rsidRPr="00B64954">
        <w:rPr>
          <w:b/>
          <w:bCs/>
        </w:rPr>
        <w:t xml:space="preserve"> = new </w:t>
      </w:r>
      <w:proofErr w:type="spellStart"/>
      <w:r w:rsidRPr="00B64954">
        <w:rPr>
          <w:b/>
          <w:bCs/>
        </w:rPr>
        <w:t>LinkedHashSet</w:t>
      </w:r>
      <w:proofErr w:type="spellEnd"/>
      <w:r w:rsidRPr="00B64954">
        <w:rPr>
          <w:b/>
          <w:bCs/>
        </w:rPr>
        <w:t>&lt;E</w:t>
      </w:r>
      <w:proofErr w:type="gramStart"/>
      <w:r w:rsidRPr="00B64954">
        <w:rPr>
          <w:b/>
          <w:bCs/>
        </w:rPr>
        <w:t>&gt;(</w:t>
      </w:r>
      <w:proofErr w:type="gramEnd"/>
      <w:r w:rsidRPr="00B64954">
        <w:rPr>
          <w:b/>
          <w:bCs/>
        </w:rPr>
        <w:t>int capacity);</w:t>
      </w:r>
      <w:r w:rsidRPr="00B64954">
        <w:br/>
        <w:t>It is used to initialize the capacity of the Linked hash set to the given integer value capacity.</w:t>
      </w:r>
    </w:p>
    <w:p w14:paraId="73F530C5" w14:textId="77777777" w:rsidR="00B64954" w:rsidRPr="00B64954" w:rsidRDefault="00B64954" w:rsidP="00B64954">
      <w:proofErr w:type="spellStart"/>
      <w:r w:rsidRPr="00B64954">
        <w:rPr>
          <w:b/>
          <w:bCs/>
        </w:rPr>
        <w:t>LinkedHashSet</w:t>
      </w:r>
      <w:proofErr w:type="spellEnd"/>
      <w:r w:rsidRPr="00B64954">
        <w:rPr>
          <w:b/>
          <w:bCs/>
        </w:rPr>
        <w:t xml:space="preserve">&lt;E&gt; </w:t>
      </w:r>
      <w:proofErr w:type="spellStart"/>
      <w:r w:rsidRPr="00B64954">
        <w:rPr>
          <w:b/>
          <w:bCs/>
        </w:rPr>
        <w:t>lhs</w:t>
      </w:r>
      <w:proofErr w:type="spellEnd"/>
      <w:r w:rsidRPr="00B64954">
        <w:rPr>
          <w:b/>
          <w:bCs/>
        </w:rPr>
        <w:t xml:space="preserve"> = new </w:t>
      </w:r>
      <w:proofErr w:type="spellStart"/>
      <w:r w:rsidRPr="00B64954">
        <w:rPr>
          <w:b/>
          <w:bCs/>
        </w:rPr>
        <w:t>LinkedHashSet</w:t>
      </w:r>
      <w:proofErr w:type="spellEnd"/>
      <w:r w:rsidRPr="00B64954">
        <w:rPr>
          <w:b/>
          <w:bCs/>
        </w:rPr>
        <w:t>&lt;E</w:t>
      </w:r>
      <w:proofErr w:type="gramStart"/>
      <w:r w:rsidRPr="00B64954">
        <w:rPr>
          <w:b/>
          <w:bCs/>
        </w:rPr>
        <w:t>&gt;(</w:t>
      </w:r>
      <w:proofErr w:type="gramEnd"/>
      <w:r w:rsidRPr="00B64954">
        <w:rPr>
          <w:b/>
          <w:bCs/>
        </w:rPr>
        <w:t xml:space="preserve">int capacity, float </w:t>
      </w:r>
      <w:proofErr w:type="spellStart"/>
      <w:r w:rsidRPr="00B64954">
        <w:rPr>
          <w:b/>
          <w:bCs/>
        </w:rPr>
        <w:t>loadFactor</w:t>
      </w:r>
      <w:proofErr w:type="spellEnd"/>
      <w:r w:rsidRPr="00B64954">
        <w:rPr>
          <w:b/>
          <w:bCs/>
        </w:rPr>
        <w:t>);</w:t>
      </w:r>
      <w:r w:rsidRPr="00B64954">
        <w:br/>
        <w:t>It is used to initialize the capacity of the Linked hash set to the given integer value capacity and the specified load factor.</w:t>
      </w:r>
    </w:p>
    <w:p w14:paraId="205CE1EA" w14:textId="77777777" w:rsidR="00B64954" w:rsidRPr="00B64954" w:rsidRDefault="00B64954" w:rsidP="00B64954">
      <w:proofErr w:type="spellStart"/>
      <w:r w:rsidRPr="00B64954">
        <w:rPr>
          <w:b/>
          <w:bCs/>
        </w:rPr>
        <w:t>LinkedHashSet</w:t>
      </w:r>
      <w:proofErr w:type="spellEnd"/>
      <w:r w:rsidRPr="00B64954">
        <w:rPr>
          <w:b/>
          <w:bCs/>
        </w:rPr>
        <w:t xml:space="preserve">&lt;E&gt; </w:t>
      </w:r>
      <w:proofErr w:type="spellStart"/>
      <w:r w:rsidRPr="00B64954">
        <w:rPr>
          <w:b/>
          <w:bCs/>
        </w:rPr>
        <w:t>lhs</w:t>
      </w:r>
      <w:proofErr w:type="spellEnd"/>
      <w:r w:rsidRPr="00B64954">
        <w:rPr>
          <w:b/>
          <w:bCs/>
        </w:rPr>
        <w:t xml:space="preserve"> = new </w:t>
      </w:r>
      <w:proofErr w:type="spellStart"/>
      <w:r w:rsidRPr="00B64954">
        <w:rPr>
          <w:b/>
          <w:bCs/>
        </w:rPr>
        <w:t>LinkedHashSet</w:t>
      </w:r>
      <w:proofErr w:type="spellEnd"/>
      <w:r w:rsidRPr="00B64954">
        <w:rPr>
          <w:b/>
          <w:bCs/>
        </w:rPr>
        <w:t>&lt;E</w:t>
      </w:r>
      <w:proofErr w:type="gramStart"/>
      <w:r w:rsidRPr="00B64954">
        <w:rPr>
          <w:b/>
          <w:bCs/>
        </w:rPr>
        <w:t>&gt;(</w:t>
      </w:r>
      <w:proofErr w:type="gramEnd"/>
      <w:r w:rsidRPr="00B64954">
        <w:rPr>
          <w:b/>
          <w:bCs/>
        </w:rPr>
        <w:t xml:space="preserve">Collection </w:t>
      </w:r>
      <w:proofErr w:type="spellStart"/>
      <w:r w:rsidRPr="00B64954">
        <w:rPr>
          <w:b/>
          <w:bCs/>
        </w:rPr>
        <w:t>obj</w:t>
      </w:r>
      <w:proofErr w:type="spellEnd"/>
      <w:r w:rsidRPr="00B64954">
        <w:rPr>
          <w:b/>
          <w:bCs/>
        </w:rPr>
        <w:t>);</w:t>
      </w:r>
      <w:r w:rsidRPr="00B64954">
        <w:br/>
        <w:t>It is used to initialize the Linked hash set by using the elements of the collection obj.</w:t>
      </w:r>
    </w:p>
    <w:p w14:paraId="26539AA9" w14:textId="77777777" w:rsidR="00B64954" w:rsidRPr="00B64954" w:rsidRDefault="00B64954" w:rsidP="00B64954">
      <w:pPr>
        <w:rPr>
          <w:b/>
          <w:bCs/>
        </w:rPr>
      </w:pPr>
      <w:r w:rsidRPr="00B64954">
        <w:rPr>
          <w:b/>
          <w:bCs/>
        </w:rPr>
        <w:t xml:space="preserve">Example to demonstrate </w:t>
      </w:r>
      <w:proofErr w:type="spellStart"/>
      <w:r w:rsidRPr="00B64954">
        <w:rPr>
          <w:b/>
          <w:bCs/>
        </w:rPr>
        <w:t>LinkedHashSet</w:t>
      </w:r>
      <w:proofErr w:type="spellEnd"/>
      <w:r w:rsidRPr="00B64954">
        <w:rPr>
          <w:b/>
          <w:bCs/>
        </w:rPr>
        <w:t xml:space="preserve"> Collection in Java</w:t>
      </w:r>
    </w:p>
    <w:p w14:paraId="70611843" w14:textId="77777777" w:rsidR="00B64954" w:rsidRPr="00B64954" w:rsidRDefault="00B64954" w:rsidP="00B64954">
      <w:r w:rsidRPr="00B64954">
        <w:rPr>
          <w:b/>
          <w:bCs/>
        </w:rPr>
        <w:t>import</w:t>
      </w:r>
      <w:r w:rsidRPr="00B64954">
        <w:rPr>
          <w:i/>
          <w:iCs/>
        </w:rPr>
        <w:t xml:space="preserve"> </w:t>
      </w:r>
      <w:proofErr w:type="spellStart"/>
      <w:r w:rsidRPr="00B64954">
        <w:rPr>
          <w:i/>
          <w:iCs/>
        </w:rPr>
        <w:t>java.util</w:t>
      </w:r>
      <w:proofErr w:type="spellEnd"/>
      <w:r w:rsidRPr="00B64954">
        <w:rPr>
          <w:i/>
          <w:iCs/>
        </w:rPr>
        <w:t>.</w:t>
      </w:r>
      <w:r w:rsidRPr="00B64954">
        <w:t>*;</w:t>
      </w:r>
    </w:p>
    <w:p w14:paraId="57ECBE7F" w14:textId="77777777" w:rsidR="00B64954" w:rsidRPr="00B64954" w:rsidRDefault="00B64954" w:rsidP="00B64954">
      <w:r w:rsidRPr="00B64954">
        <w:rPr>
          <w:b/>
          <w:bCs/>
        </w:rPr>
        <w:t>class</w:t>
      </w:r>
      <w:r w:rsidRPr="00B64954">
        <w:t xml:space="preserve"> </w:t>
      </w:r>
      <w:proofErr w:type="spellStart"/>
      <w:r w:rsidRPr="00B64954">
        <w:t>LinkedHashSetDemo</w:t>
      </w:r>
      <w:proofErr w:type="spellEnd"/>
    </w:p>
    <w:p w14:paraId="3054E73A" w14:textId="77777777" w:rsidR="00B64954" w:rsidRPr="00B64954" w:rsidRDefault="00B64954" w:rsidP="00B64954">
      <w:r w:rsidRPr="00B64954">
        <w:rPr>
          <w:b/>
          <w:bCs/>
        </w:rPr>
        <w:t>{</w:t>
      </w:r>
    </w:p>
    <w:p w14:paraId="443774C9" w14:textId="77777777" w:rsidR="00B64954" w:rsidRPr="00B64954" w:rsidRDefault="00B64954" w:rsidP="00B64954">
      <w:r w:rsidRPr="00B64954">
        <w:rPr>
          <w:b/>
          <w:bCs/>
        </w:rPr>
        <w:t>public</w:t>
      </w:r>
      <w:r w:rsidRPr="00B64954">
        <w:t xml:space="preserve"> </w:t>
      </w:r>
      <w:r w:rsidRPr="00B64954">
        <w:rPr>
          <w:b/>
          <w:bCs/>
        </w:rPr>
        <w:t>static</w:t>
      </w:r>
      <w:r w:rsidRPr="00B64954">
        <w:t xml:space="preserve"> </w:t>
      </w:r>
      <w:r w:rsidRPr="00B64954">
        <w:rPr>
          <w:b/>
          <w:bCs/>
        </w:rPr>
        <w:t>void</w:t>
      </w:r>
      <w:r w:rsidRPr="00B64954">
        <w:t xml:space="preserve"> main </w:t>
      </w:r>
      <w:r w:rsidRPr="00B64954">
        <w:rPr>
          <w:b/>
          <w:bCs/>
        </w:rPr>
        <w:t>(String</w:t>
      </w:r>
      <w:r w:rsidRPr="00B64954">
        <w:t xml:space="preserve"> </w:t>
      </w:r>
      <w:proofErr w:type="spellStart"/>
      <w:proofErr w:type="gramStart"/>
      <w:r w:rsidRPr="00B64954">
        <w:t>args</w:t>
      </w:r>
      <w:proofErr w:type="spellEnd"/>
      <w:r w:rsidRPr="00B64954">
        <w:rPr>
          <w:b/>
          <w:bCs/>
        </w:rPr>
        <w:t>[</w:t>
      </w:r>
      <w:proofErr w:type="gramEnd"/>
      <w:r w:rsidRPr="00B64954">
        <w:rPr>
          <w:b/>
          <w:bCs/>
        </w:rPr>
        <w:t>])</w:t>
      </w:r>
    </w:p>
    <w:p w14:paraId="1E881F42" w14:textId="77777777" w:rsidR="00B64954" w:rsidRPr="00B64954" w:rsidRDefault="00B64954" w:rsidP="00B64954">
      <w:r w:rsidRPr="00B64954">
        <w:rPr>
          <w:b/>
          <w:bCs/>
        </w:rPr>
        <w:t>{</w:t>
      </w:r>
    </w:p>
    <w:p w14:paraId="6723F174" w14:textId="77777777" w:rsidR="00B64954" w:rsidRPr="00B64954" w:rsidRDefault="00B64954" w:rsidP="00B64954">
      <w:r w:rsidRPr="00B64954">
        <w:t xml:space="preserve">//Creating HashSet and adding elements </w:t>
      </w:r>
    </w:p>
    <w:p w14:paraId="68F2DE1B" w14:textId="77777777" w:rsidR="00B64954" w:rsidRPr="00B64954" w:rsidRDefault="00B64954" w:rsidP="00B64954">
      <w:proofErr w:type="spellStart"/>
      <w:r w:rsidRPr="00B64954">
        <w:t>LinkedHashSet</w:t>
      </w:r>
      <w:proofErr w:type="spellEnd"/>
      <w:r w:rsidRPr="00B64954">
        <w:t xml:space="preserve"> </w:t>
      </w:r>
      <w:r w:rsidRPr="00B64954">
        <w:rPr>
          <w:b/>
          <w:bCs/>
        </w:rPr>
        <w:t>&lt;</w:t>
      </w:r>
      <w:r w:rsidRPr="00B64954">
        <w:t xml:space="preserve"> </w:t>
      </w:r>
      <w:r w:rsidRPr="00B64954">
        <w:rPr>
          <w:b/>
          <w:bCs/>
        </w:rPr>
        <w:t>String</w:t>
      </w:r>
      <w:r w:rsidRPr="00B64954">
        <w:t xml:space="preserve"> </w:t>
      </w:r>
      <w:r w:rsidRPr="00B64954">
        <w:rPr>
          <w:b/>
          <w:bCs/>
        </w:rPr>
        <w:t>&gt;</w:t>
      </w:r>
      <w:r w:rsidRPr="00B64954">
        <w:t xml:space="preserve"> set = new </w:t>
      </w:r>
      <w:proofErr w:type="spellStart"/>
      <w:r w:rsidRPr="00B64954">
        <w:t>LinkedHashSet</w:t>
      </w:r>
      <w:proofErr w:type="spellEnd"/>
      <w:r w:rsidRPr="00B64954">
        <w:t xml:space="preserve"> </w:t>
      </w:r>
      <w:r w:rsidRPr="00B64954">
        <w:rPr>
          <w:b/>
          <w:bCs/>
        </w:rPr>
        <w:t>()</w:t>
      </w:r>
      <w:r w:rsidRPr="00B64954">
        <w:t>;</w:t>
      </w:r>
    </w:p>
    <w:p w14:paraId="483FB263"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"One"</w:t>
      </w:r>
      <w:r w:rsidRPr="00B64954">
        <w:rPr>
          <w:b/>
          <w:bCs/>
        </w:rPr>
        <w:t>)</w:t>
      </w:r>
      <w:r w:rsidRPr="00B64954">
        <w:t>;</w:t>
      </w:r>
    </w:p>
    <w:p w14:paraId="4EAB4E1D"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"Two"</w:t>
      </w:r>
      <w:r w:rsidRPr="00B64954">
        <w:rPr>
          <w:b/>
          <w:bCs/>
        </w:rPr>
        <w:t>)</w:t>
      </w:r>
      <w:r w:rsidRPr="00B64954">
        <w:t>;</w:t>
      </w:r>
    </w:p>
    <w:p w14:paraId="1CE099AF"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"Three"</w:t>
      </w:r>
      <w:r w:rsidRPr="00B64954">
        <w:rPr>
          <w:b/>
          <w:bCs/>
        </w:rPr>
        <w:t>)</w:t>
      </w:r>
      <w:r w:rsidRPr="00B64954">
        <w:t>;</w:t>
      </w:r>
    </w:p>
    <w:p w14:paraId="6F749EAC"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"Four"</w:t>
      </w:r>
      <w:r w:rsidRPr="00B64954">
        <w:rPr>
          <w:b/>
          <w:bCs/>
        </w:rPr>
        <w:t>)</w:t>
      </w:r>
      <w:r w:rsidRPr="00B64954">
        <w:t>;</w:t>
      </w:r>
    </w:p>
    <w:p w14:paraId="67F80CFD"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"Five"</w:t>
      </w:r>
      <w:r w:rsidRPr="00B64954">
        <w:rPr>
          <w:b/>
          <w:bCs/>
        </w:rPr>
        <w:t>)</w:t>
      </w:r>
      <w:r w:rsidRPr="00B64954">
        <w:t>;</w:t>
      </w:r>
    </w:p>
    <w:p w14:paraId="32174451" w14:textId="77777777" w:rsidR="00B64954" w:rsidRPr="00B64954" w:rsidRDefault="00B64954" w:rsidP="00B64954">
      <w:r w:rsidRPr="00B64954">
        <w:t xml:space="preserve">Iterator </w:t>
      </w:r>
      <w:r w:rsidRPr="00B64954">
        <w:rPr>
          <w:b/>
          <w:bCs/>
        </w:rPr>
        <w:t>&lt;</w:t>
      </w:r>
      <w:r w:rsidRPr="00B64954">
        <w:t xml:space="preserve"> </w:t>
      </w:r>
      <w:r w:rsidRPr="00B64954">
        <w:rPr>
          <w:b/>
          <w:bCs/>
        </w:rPr>
        <w:t>String</w:t>
      </w:r>
      <w:r w:rsidRPr="00B64954">
        <w:t xml:space="preserve"> </w:t>
      </w:r>
      <w:r w:rsidRPr="00B64954">
        <w:rPr>
          <w:b/>
          <w:bCs/>
        </w:rPr>
        <w:t>&gt;</w:t>
      </w:r>
      <w:r w:rsidRPr="00B64954">
        <w:t xml:space="preserve"> </w:t>
      </w:r>
      <w:proofErr w:type="spellStart"/>
      <w:r w:rsidRPr="00B64954">
        <w:t>i</w:t>
      </w:r>
      <w:proofErr w:type="spellEnd"/>
      <w:r w:rsidRPr="00B64954">
        <w:t xml:space="preserve"> = </w:t>
      </w:r>
      <w:proofErr w:type="spellStart"/>
      <w:proofErr w:type="gramStart"/>
      <w:r w:rsidRPr="00B64954">
        <w:t>set.iterator</w:t>
      </w:r>
      <w:proofErr w:type="spellEnd"/>
      <w:proofErr w:type="gramEnd"/>
      <w:r w:rsidRPr="00B64954">
        <w:t xml:space="preserve"> </w:t>
      </w:r>
      <w:r w:rsidRPr="00B64954">
        <w:rPr>
          <w:b/>
          <w:bCs/>
        </w:rPr>
        <w:t>()</w:t>
      </w:r>
      <w:r w:rsidRPr="00B64954">
        <w:t>;</w:t>
      </w:r>
    </w:p>
    <w:p w14:paraId="41A49B50" w14:textId="77777777" w:rsidR="00B64954" w:rsidRPr="00B64954" w:rsidRDefault="00B64954" w:rsidP="00B64954">
      <w:r w:rsidRPr="00B64954">
        <w:rPr>
          <w:b/>
          <w:bCs/>
        </w:rPr>
        <w:lastRenderedPageBreak/>
        <w:t>while</w:t>
      </w:r>
      <w:r w:rsidRPr="00B64954">
        <w:t xml:space="preserve"> </w:t>
      </w:r>
      <w:r w:rsidRPr="00B64954">
        <w:rPr>
          <w:b/>
          <w:bCs/>
        </w:rPr>
        <w:t>(</w:t>
      </w:r>
      <w:proofErr w:type="spellStart"/>
      <w:proofErr w:type="gramStart"/>
      <w:r w:rsidRPr="00B64954">
        <w:t>i.hasNext</w:t>
      </w:r>
      <w:proofErr w:type="spellEnd"/>
      <w:proofErr w:type="gramEnd"/>
      <w:r w:rsidRPr="00B64954">
        <w:t xml:space="preserve"> </w:t>
      </w:r>
      <w:r w:rsidRPr="00B64954">
        <w:rPr>
          <w:b/>
          <w:bCs/>
        </w:rPr>
        <w:t>())</w:t>
      </w:r>
    </w:p>
    <w:p w14:paraId="62E71544" w14:textId="77777777" w:rsidR="00B64954" w:rsidRPr="00B64954" w:rsidRDefault="00B64954" w:rsidP="00B64954">
      <w:r w:rsidRPr="00B64954">
        <w:rPr>
          <w:b/>
          <w:bCs/>
        </w:rPr>
        <w:t>{</w:t>
      </w:r>
    </w:p>
    <w:p w14:paraId="5627BD4D" w14:textId="77777777" w:rsidR="00B64954" w:rsidRPr="00B64954" w:rsidRDefault="00B64954" w:rsidP="00B64954">
      <w:proofErr w:type="spellStart"/>
      <w:r w:rsidRPr="00B64954">
        <w:t>System.out.println</w:t>
      </w:r>
      <w:proofErr w:type="spellEnd"/>
      <w:r w:rsidRPr="00B64954">
        <w:t xml:space="preserve"> </w:t>
      </w:r>
      <w:r w:rsidRPr="00B64954">
        <w:rPr>
          <w:b/>
          <w:bCs/>
        </w:rPr>
        <w:t>(</w:t>
      </w:r>
      <w:proofErr w:type="spellStart"/>
      <w:proofErr w:type="gramStart"/>
      <w:r w:rsidRPr="00B64954">
        <w:t>i.next</w:t>
      </w:r>
      <w:proofErr w:type="spellEnd"/>
      <w:proofErr w:type="gramEnd"/>
      <w:r w:rsidRPr="00B64954">
        <w:t xml:space="preserve"> </w:t>
      </w:r>
      <w:r w:rsidRPr="00B64954">
        <w:rPr>
          <w:b/>
          <w:bCs/>
        </w:rPr>
        <w:t>())</w:t>
      </w:r>
      <w:r w:rsidRPr="00B64954">
        <w:t>;</w:t>
      </w:r>
    </w:p>
    <w:p w14:paraId="4D960684" w14:textId="77777777" w:rsidR="00B64954" w:rsidRPr="00B64954" w:rsidRDefault="00B64954" w:rsidP="00B64954">
      <w:r w:rsidRPr="00B64954">
        <w:rPr>
          <w:b/>
          <w:bCs/>
        </w:rPr>
        <w:t>}</w:t>
      </w:r>
    </w:p>
    <w:p w14:paraId="0F84E41A" w14:textId="77777777" w:rsidR="00B64954" w:rsidRPr="00B64954" w:rsidRDefault="00B64954" w:rsidP="00B64954">
      <w:r w:rsidRPr="00B64954">
        <w:rPr>
          <w:b/>
          <w:bCs/>
        </w:rPr>
        <w:t>}</w:t>
      </w:r>
    </w:p>
    <w:p w14:paraId="782F6D5E" w14:textId="77777777" w:rsidR="00B64954" w:rsidRPr="00B64954" w:rsidRDefault="00B64954" w:rsidP="00B64954">
      <w:r w:rsidRPr="00B64954">
        <w:rPr>
          <w:b/>
          <w:bCs/>
        </w:rPr>
        <w:t>}</w:t>
      </w:r>
    </w:p>
    <w:p w14:paraId="4E83AAA1" w14:textId="77777777" w:rsidR="00B64954" w:rsidRPr="00B64954" w:rsidRDefault="00B64954" w:rsidP="00B64954">
      <w:pPr>
        <w:rPr>
          <w:b/>
          <w:bCs/>
        </w:rPr>
      </w:pPr>
      <w:r w:rsidRPr="00B64954">
        <w:rPr>
          <w:b/>
          <w:bCs/>
        </w:rPr>
        <w:t>Output:</w:t>
      </w:r>
    </w:p>
    <w:p w14:paraId="2C35C984" w14:textId="35E4A9FF" w:rsidR="00B64954" w:rsidRPr="00B64954" w:rsidRDefault="00B64954" w:rsidP="00B64954">
      <w:r w:rsidRPr="00B64954">
        <w:drawing>
          <wp:inline distT="0" distB="0" distL="0" distR="0" wp14:anchorId="098AA9D6" wp14:editId="2C61902C">
            <wp:extent cx="914400" cy="1226820"/>
            <wp:effectExtent l="0" t="0" r="0" b="0"/>
            <wp:docPr id="1800181154" name="Picture 14" descr="LinkedHashSe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inkedHashSet Collection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1226820"/>
                    </a:xfrm>
                    <a:prstGeom prst="rect">
                      <a:avLst/>
                    </a:prstGeom>
                    <a:noFill/>
                    <a:ln>
                      <a:noFill/>
                    </a:ln>
                  </pic:spPr>
                </pic:pic>
              </a:graphicData>
            </a:graphic>
          </wp:inline>
        </w:drawing>
      </w:r>
    </w:p>
    <w:p w14:paraId="26809D6E" w14:textId="77777777" w:rsidR="00B64954" w:rsidRPr="00B64954" w:rsidRDefault="00B64954" w:rsidP="00B64954">
      <w:pPr>
        <w:rPr>
          <w:b/>
          <w:bCs/>
        </w:rPr>
      </w:pPr>
      <w:proofErr w:type="spellStart"/>
      <w:r w:rsidRPr="00B64954">
        <w:rPr>
          <w:b/>
          <w:bCs/>
        </w:rPr>
        <w:t>LinkedHashSet</w:t>
      </w:r>
      <w:proofErr w:type="spellEnd"/>
      <w:r w:rsidRPr="00B64954">
        <w:rPr>
          <w:b/>
          <w:bCs/>
        </w:rPr>
        <w:t xml:space="preserve"> Example with Complex Data type in Java:</w:t>
      </w:r>
    </w:p>
    <w:p w14:paraId="2F243B96" w14:textId="77777777" w:rsidR="00B64954" w:rsidRPr="00B64954" w:rsidRDefault="00B64954" w:rsidP="00B64954">
      <w:r w:rsidRPr="00B64954">
        <w:rPr>
          <w:b/>
          <w:bCs/>
        </w:rPr>
        <w:t>import</w:t>
      </w:r>
      <w:r w:rsidRPr="00B64954">
        <w:rPr>
          <w:i/>
          <w:iCs/>
        </w:rPr>
        <w:t xml:space="preserve"> </w:t>
      </w:r>
      <w:proofErr w:type="spellStart"/>
      <w:proofErr w:type="gramStart"/>
      <w:r w:rsidRPr="00B64954">
        <w:rPr>
          <w:i/>
          <w:iCs/>
        </w:rPr>
        <w:t>java.util</w:t>
      </w:r>
      <w:proofErr w:type="gramEnd"/>
      <w:r w:rsidRPr="00B64954">
        <w:rPr>
          <w:i/>
          <w:iCs/>
        </w:rPr>
        <w:t>.LinkedHashSet</w:t>
      </w:r>
      <w:proofErr w:type="spellEnd"/>
      <w:r w:rsidRPr="00B64954">
        <w:t>;</w:t>
      </w:r>
    </w:p>
    <w:p w14:paraId="1C0EACEE" w14:textId="77777777" w:rsidR="00B64954" w:rsidRPr="00B64954" w:rsidRDefault="00B64954" w:rsidP="00B64954">
      <w:r w:rsidRPr="00B64954">
        <w:rPr>
          <w:b/>
          <w:bCs/>
        </w:rPr>
        <w:t>public</w:t>
      </w:r>
      <w:r w:rsidRPr="00B64954">
        <w:t xml:space="preserve"> </w:t>
      </w:r>
      <w:r w:rsidRPr="00B64954">
        <w:rPr>
          <w:b/>
          <w:bCs/>
        </w:rPr>
        <w:t>class</w:t>
      </w:r>
      <w:r w:rsidRPr="00B64954">
        <w:t xml:space="preserve"> </w:t>
      </w:r>
      <w:proofErr w:type="spellStart"/>
      <w:r w:rsidRPr="00B64954">
        <w:t>LinkedHashSetDemo</w:t>
      </w:r>
      <w:proofErr w:type="spellEnd"/>
    </w:p>
    <w:p w14:paraId="7A0CEC37" w14:textId="77777777" w:rsidR="00B64954" w:rsidRPr="00B64954" w:rsidRDefault="00B64954" w:rsidP="00B64954">
      <w:r w:rsidRPr="00B64954">
        <w:rPr>
          <w:b/>
          <w:bCs/>
        </w:rPr>
        <w:t>{</w:t>
      </w:r>
    </w:p>
    <w:p w14:paraId="5CCEFE4D" w14:textId="77777777" w:rsidR="00B64954" w:rsidRPr="00B64954" w:rsidRDefault="00B64954" w:rsidP="00B64954">
      <w:r w:rsidRPr="00B64954">
        <w:rPr>
          <w:b/>
          <w:bCs/>
        </w:rPr>
        <w:t>public</w:t>
      </w:r>
      <w:r w:rsidRPr="00B64954">
        <w:t xml:space="preserve"> </w:t>
      </w:r>
      <w:r w:rsidRPr="00B64954">
        <w:rPr>
          <w:b/>
          <w:bCs/>
        </w:rPr>
        <w:t>static</w:t>
      </w:r>
      <w:r w:rsidRPr="00B64954">
        <w:t xml:space="preserve"> </w:t>
      </w:r>
      <w:r w:rsidRPr="00B64954">
        <w:rPr>
          <w:b/>
          <w:bCs/>
        </w:rPr>
        <w:t>void</w:t>
      </w:r>
      <w:r w:rsidRPr="00B64954">
        <w:t xml:space="preserve"> main </w:t>
      </w:r>
      <w:r w:rsidRPr="00B64954">
        <w:rPr>
          <w:b/>
          <w:bCs/>
        </w:rPr>
        <w:t>(String</w:t>
      </w:r>
      <w:r w:rsidRPr="00B64954">
        <w:t xml:space="preserve"> </w:t>
      </w:r>
      <w:proofErr w:type="gramStart"/>
      <w:r w:rsidRPr="00B64954">
        <w:t>a</w:t>
      </w:r>
      <w:r w:rsidRPr="00B64954">
        <w:rPr>
          <w:b/>
          <w:bCs/>
        </w:rPr>
        <w:t>[</w:t>
      </w:r>
      <w:proofErr w:type="gramEnd"/>
      <w:r w:rsidRPr="00B64954">
        <w:rPr>
          <w:b/>
          <w:bCs/>
        </w:rPr>
        <w:t>])</w:t>
      </w:r>
    </w:p>
    <w:p w14:paraId="0BFEC7C9" w14:textId="77777777" w:rsidR="00B64954" w:rsidRPr="00B64954" w:rsidRDefault="00B64954" w:rsidP="00B64954">
      <w:r w:rsidRPr="00B64954">
        <w:rPr>
          <w:b/>
          <w:bCs/>
        </w:rPr>
        <w:t>{</w:t>
      </w:r>
    </w:p>
    <w:p w14:paraId="48432E81" w14:textId="77777777" w:rsidR="00B64954" w:rsidRPr="00B64954" w:rsidRDefault="00B64954" w:rsidP="00B64954">
      <w:proofErr w:type="spellStart"/>
      <w:r w:rsidRPr="00B64954">
        <w:t>LinkedHashSet</w:t>
      </w:r>
      <w:proofErr w:type="spellEnd"/>
      <w:r w:rsidRPr="00B64954">
        <w:t xml:space="preserve"> </w:t>
      </w:r>
      <w:r w:rsidRPr="00B64954">
        <w:rPr>
          <w:b/>
          <w:bCs/>
        </w:rPr>
        <w:t>&lt;</w:t>
      </w:r>
      <w:r w:rsidRPr="00B64954">
        <w:t xml:space="preserve"> Price </w:t>
      </w:r>
      <w:r w:rsidRPr="00B64954">
        <w:rPr>
          <w:b/>
          <w:bCs/>
        </w:rPr>
        <w:t>&gt;</w:t>
      </w:r>
      <w:r w:rsidRPr="00B64954">
        <w:t xml:space="preserve"> </w:t>
      </w:r>
      <w:proofErr w:type="spellStart"/>
      <w:r w:rsidRPr="00B64954">
        <w:t>lhs</w:t>
      </w:r>
      <w:proofErr w:type="spellEnd"/>
      <w:r w:rsidRPr="00B64954">
        <w:t xml:space="preserve"> = new </w:t>
      </w:r>
      <w:proofErr w:type="spellStart"/>
      <w:r w:rsidRPr="00B64954">
        <w:t>LinkedHashSet</w:t>
      </w:r>
      <w:proofErr w:type="spellEnd"/>
      <w:r w:rsidRPr="00B64954">
        <w:t xml:space="preserve"> </w:t>
      </w:r>
      <w:r w:rsidRPr="00B64954">
        <w:rPr>
          <w:b/>
          <w:bCs/>
        </w:rPr>
        <w:t>&lt;</w:t>
      </w:r>
      <w:r w:rsidRPr="00B64954">
        <w:t xml:space="preserve"> Price </w:t>
      </w:r>
      <w:r w:rsidRPr="00B64954">
        <w:rPr>
          <w:b/>
          <w:bCs/>
        </w:rPr>
        <w:t>&gt;</w:t>
      </w:r>
      <w:r w:rsidRPr="00B64954">
        <w:t xml:space="preserve"> </w:t>
      </w:r>
      <w:r w:rsidRPr="00B64954">
        <w:rPr>
          <w:b/>
          <w:bCs/>
        </w:rPr>
        <w:t>()</w:t>
      </w:r>
      <w:r w:rsidRPr="00B64954">
        <w:t>;</w:t>
      </w:r>
    </w:p>
    <w:p w14:paraId="545BE573" w14:textId="77777777" w:rsidR="00B64954" w:rsidRPr="00B64954" w:rsidRDefault="00B64954" w:rsidP="00B64954">
      <w:proofErr w:type="spellStart"/>
      <w:r w:rsidRPr="00B64954">
        <w:t>lhs.add</w:t>
      </w:r>
      <w:proofErr w:type="spellEnd"/>
      <w:r w:rsidRPr="00B64954">
        <w:t xml:space="preserve"> </w:t>
      </w:r>
      <w:r w:rsidRPr="00B64954">
        <w:rPr>
          <w:b/>
          <w:bCs/>
        </w:rPr>
        <w:t>(</w:t>
      </w:r>
      <w:r w:rsidRPr="00B64954">
        <w:t xml:space="preserve">new Price </w:t>
      </w:r>
      <w:r w:rsidRPr="00B64954">
        <w:rPr>
          <w:b/>
          <w:bCs/>
        </w:rPr>
        <w:t>(</w:t>
      </w:r>
      <w:r w:rsidRPr="00B64954">
        <w:t>"Banana", 20</w:t>
      </w:r>
      <w:r w:rsidRPr="00B64954">
        <w:rPr>
          <w:b/>
          <w:bCs/>
        </w:rPr>
        <w:t>))</w:t>
      </w:r>
      <w:r w:rsidRPr="00B64954">
        <w:t>;</w:t>
      </w:r>
    </w:p>
    <w:p w14:paraId="647E5DC4" w14:textId="77777777" w:rsidR="00B64954" w:rsidRPr="00B64954" w:rsidRDefault="00B64954" w:rsidP="00B64954">
      <w:proofErr w:type="spellStart"/>
      <w:r w:rsidRPr="00B64954">
        <w:t>lhs.add</w:t>
      </w:r>
      <w:proofErr w:type="spellEnd"/>
      <w:r w:rsidRPr="00B64954">
        <w:t xml:space="preserve"> </w:t>
      </w:r>
      <w:r w:rsidRPr="00B64954">
        <w:rPr>
          <w:b/>
          <w:bCs/>
        </w:rPr>
        <w:t>(</w:t>
      </w:r>
      <w:r w:rsidRPr="00B64954">
        <w:t xml:space="preserve">new Price </w:t>
      </w:r>
      <w:r w:rsidRPr="00B64954">
        <w:rPr>
          <w:b/>
          <w:bCs/>
        </w:rPr>
        <w:t>(</w:t>
      </w:r>
      <w:r w:rsidRPr="00B64954">
        <w:t>"Apple", 40</w:t>
      </w:r>
      <w:r w:rsidRPr="00B64954">
        <w:rPr>
          <w:b/>
          <w:bCs/>
        </w:rPr>
        <w:t>))</w:t>
      </w:r>
      <w:r w:rsidRPr="00B64954">
        <w:t>;</w:t>
      </w:r>
    </w:p>
    <w:p w14:paraId="5EE0251B" w14:textId="77777777" w:rsidR="00B64954" w:rsidRPr="00B64954" w:rsidRDefault="00B64954" w:rsidP="00B64954">
      <w:proofErr w:type="spellStart"/>
      <w:r w:rsidRPr="00B64954">
        <w:t>lhs.add</w:t>
      </w:r>
      <w:proofErr w:type="spellEnd"/>
      <w:r w:rsidRPr="00B64954">
        <w:t xml:space="preserve"> </w:t>
      </w:r>
      <w:r w:rsidRPr="00B64954">
        <w:rPr>
          <w:b/>
          <w:bCs/>
        </w:rPr>
        <w:t>(</w:t>
      </w:r>
      <w:r w:rsidRPr="00B64954">
        <w:t xml:space="preserve">new Price </w:t>
      </w:r>
      <w:r w:rsidRPr="00B64954">
        <w:rPr>
          <w:b/>
          <w:bCs/>
        </w:rPr>
        <w:t>(</w:t>
      </w:r>
      <w:r w:rsidRPr="00B64954">
        <w:t>"Orange", 30</w:t>
      </w:r>
      <w:r w:rsidRPr="00B64954">
        <w:rPr>
          <w:b/>
          <w:bCs/>
        </w:rPr>
        <w:t>))</w:t>
      </w:r>
      <w:r w:rsidRPr="00B64954">
        <w:t>;</w:t>
      </w:r>
    </w:p>
    <w:p w14:paraId="57FC7524" w14:textId="77777777" w:rsidR="00B64954" w:rsidRPr="00B64954" w:rsidRDefault="00B64954" w:rsidP="00B64954">
      <w:r w:rsidRPr="00B64954">
        <w:rPr>
          <w:b/>
          <w:bCs/>
        </w:rPr>
        <w:t>for</w:t>
      </w:r>
      <w:r w:rsidRPr="00B64954">
        <w:t xml:space="preserve"> </w:t>
      </w:r>
      <w:r w:rsidRPr="00B64954">
        <w:rPr>
          <w:b/>
          <w:bCs/>
        </w:rPr>
        <w:t>(</w:t>
      </w:r>
      <w:r w:rsidRPr="00B64954">
        <w:t xml:space="preserve">Price </w:t>
      </w:r>
      <w:proofErr w:type="spellStart"/>
      <w:proofErr w:type="gramStart"/>
      <w:r w:rsidRPr="00B64954">
        <w:t>pr:lhs</w:t>
      </w:r>
      <w:proofErr w:type="spellEnd"/>
      <w:proofErr w:type="gramEnd"/>
      <w:r w:rsidRPr="00B64954">
        <w:rPr>
          <w:b/>
          <w:bCs/>
        </w:rPr>
        <w:t>)</w:t>
      </w:r>
    </w:p>
    <w:p w14:paraId="0B26DB58" w14:textId="77777777" w:rsidR="00B64954" w:rsidRPr="00B64954" w:rsidRDefault="00B64954" w:rsidP="00B64954">
      <w:r w:rsidRPr="00B64954">
        <w:rPr>
          <w:b/>
          <w:bCs/>
        </w:rPr>
        <w:t>{</w:t>
      </w:r>
    </w:p>
    <w:p w14:paraId="6CB97CB5"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pr</w:t>
      </w:r>
      <w:r w:rsidRPr="00B64954">
        <w:rPr>
          <w:b/>
          <w:bCs/>
        </w:rPr>
        <w:t>)</w:t>
      </w:r>
      <w:r w:rsidRPr="00B64954">
        <w:t>;</w:t>
      </w:r>
    </w:p>
    <w:p w14:paraId="22F21F5F" w14:textId="77777777" w:rsidR="00B64954" w:rsidRPr="00B64954" w:rsidRDefault="00B64954" w:rsidP="00B64954">
      <w:r w:rsidRPr="00B64954">
        <w:rPr>
          <w:b/>
          <w:bCs/>
        </w:rPr>
        <w:t>}</w:t>
      </w:r>
    </w:p>
    <w:p w14:paraId="3DAA3D7A" w14:textId="77777777" w:rsidR="00B64954" w:rsidRPr="00B64954" w:rsidRDefault="00B64954" w:rsidP="00B64954">
      <w:r w:rsidRPr="00B64954">
        <w:t xml:space="preserve">Price key = new Price </w:t>
      </w:r>
      <w:r w:rsidRPr="00B64954">
        <w:rPr>
          <w:b/>
          <w:bCs/>
        </w:rPr>
        <w:t>(</w:t>
      </w:r>
      <w:r w:rsidRPr="00B64954">
        <w:t>"Banana", 20</w:t>
      </w:r>
      <w:r w:rsidRPr="00B64954">
        <w:rPr>
          <w:b/>
          <w:bCs/>
        </w:rPr>
        <w:t>)</w:t>
      </w:r>
      <w:r w:rsidRPr="00B64954">
        <w:t>;</w:t>
      </w:r>
    </w:p>
    <w:p w14:paraId="4705537A"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 xml:space="preserve">"Does set contains key? " + </w:t>
      </w:r>
      <w:proofErr w:type="spellStart"/>
      <w:proofErr w:type="gramStart"/>
      <w:r w:rsidRPr="00B64954">
        <w:t>lhs.contains</w:t>
      </w:r>
      <w:proofErr w:type="spellEnd"/>
      <w:proofErr w:type="gramEnd"/>
      <w:r w:rsidRPr="00B64954">
        <w:t xml:space="preserve"> </w:t>
      </w:r>
      <w:r w:rsidRPr="00B64954">
        <w:rPr>
          <w:b/>
          <w:bCs/>
        </w:rPr>
        <w:t>(</w:t>
      </w:r>
      <w:r w:rsidRPr="00B64954">
        <w:t>key</w:t>
      </w:r>
      <w:r w:rsidRPr="00B64954">
        <w:rPr>
          <w:b/>
          <w:bCs/>
        </w:rPr>
        <w:t>))</w:t>
      </w:r>
      <w:r w:rsidRPr="00B64954">
        <w:t>;</w:t>
      </w:r>
    </w:p>
    <w:p w14:paraId="32604736" w14:textId="77777777" w:rsidR="00B64954" w:rsidRPr="00B64954" w:rsidRDefault="00B64954" w:rsidP="00B64954">
      <w:r w:rsidRPr="00B64954">
        <w:rPr>
          <w:b/>
          <w:bCs/>
        </w:rPr>
        <w:t>}</w:t>
      </w:r>
    </w:p>
    <w:p w14:paraId="3298BEEE" w14:textId="77777777" w:rsidR="00B64954" w:rsidRPr="00B64954" w:rsidRDefault="00B64954" w:rsidP="00B64954">
      <w:r w:rsidRPr="00B64954">
        <w:rPr>
          <w:b/>
          <w:bCs/>
        </w:rPr>
        <w:t>}</w:t>
      </w:r>
    </w:p>
    <w:p w14:paraId="28E181E9" w14:textId="77777777" w:rsidR="00B64954" w:rsidRPr="00B64954" w:rsidRDefault="00B64954" w:rsidP="00B64954">
      <w:r w:rsidRPr="00B64954">
        <w:rPr>
          <w:b/>
          <w:bCs/>
        </w:rPr>
        <w:t>class</w:t>
      </w:r>
      <w:r w:rsidRPr="00B64954">
        <w:t xml:space="preserve"> Price</w:t>
      </w:r>
    </w:p>
    <w:p w14:paraId="6E418C20" w14:textId="77777777" w:rsidR="00B64954" w:rsidRPr="00B64954" w:rsidRDefault="00B64954" w:rsidP="00B64954">
      <w:r w:rsidRPr="00B64954">
        <w:rPr>
          <w:b/>
          <w:bCs/>
        </w:rPr>
        <w:lastRenderedPageBreak/>
        <w:t>{</w:t>
      </w:r>
    </w:p>
    <w:p w14:paraId="63A9A893" w14:textId="77777777" w:rsidR="00B64954" w:rsidRPr="00B64954" w:rsidRDefault="00B64954" w:rsidP="00B64954">
      <w:r w:rsidRPr="00B64954">
        <w:rPr>
          <w:b/>
          <w:bCs/>
        </w:rPr>
        <w:t>private</w:t>
      </w:r>
      <w:r w:rsidRPr="00B64954">
        <w:t xml:space="preserve"> </w:t>
      </w:r>
      <w:r w:rsidRPr="00B64954">
        <w:rPr>
          <w:b/>
          <w:bCs/>
        </w:rPr>
        <w:t>String</w:t>
      </w:r>
      <w:r w:rsidRPr="00B64954">
        <w:t xml:space="preserve"> item;</w:t>
      </w:r>
    </w:p>
    <w:p w14:paraId="7EB50077" w14:textId="77777777" w:rsidR="00B64954" w:rsidRPr="00B64954" w:rsidRDefault="00B64954" w:rsidP="00B64954">
      <w:r w:rsidRPr="00B64954">
        <w:rPr>
          <w:b/>
          <w:bCs/>
        </w:rPr>
        <w:t>private</w:t>
      </w:r>
      <w:r w:rsidRPr="00B64954">
        <w:t xml:space="preserve"> </w:t>
      </w:r>
      <w:r w:rsidRPr="00B64954">
        <w:rPr>
          <w:b/>
          <w:bCs/>
        </w:rPr>
        <w:t>int</w:t>
      </w:r>
      <w:r w:rsidRPr="00B64954">
        <w:t xml:space="preserve"> price;</w:t>
      </w:r>
    </w:p>
    <w:p w14:paraId="00DFD91C" w14:textId="77777777" w:rsidR="00B64954" w:rsidRPr="00B64954" w:rsidRDefault="00B64954" w:rsidP="00B64954">
      <w:r w:rsidRPr="00B64954">
        <w:rPr>
          <w:b/>
          <w:bCs/>
        </w:rPr>
        <w:t>public</w:t>
      </w:r>
      <w:r w:rsidRPr="00B64954">
        <w:t xml:space="preserve"> Price </w:t>
      </w:r>
      <w:r w:rsidRPr="00B64954">
        <w:rPr>
          <w:b/>
          <w:bCs/>
        </w:rPr>
        <w:t>(String</w:t>
      </w:r>
      <w:r w:rsidRPr="00B64954">
        <w:t xml:space="preserve"> </w:t>
      </w:r>
      <w:proofErr w:type="spellStart"/>
      <w:r w:rsidRPr="00B64954">
        <w:t>itm</w:t>
      </w:r>
      <w:proofErr w:type="spellEnd"/>
      <w:r w:rsidRPr="00B64954">
        <w:t xml:space="preserve">, </w:t>
      </w:r>
      <w:r w:rsidRPr="00B64954">
        <w:rPr>
          <w:b/>
          <w:bCs/>
        </w:rPr>
        <w:t>int</w:t>
      </w:r>
      <w:r w:rsidRPr="00B64954">
        <w:t xml:space="preserve"> pr</w:t>
      </w:r>
      <w:r w:rsidRPr="00B64954">
        <w:rPr>
          <w:b/>
          <w:bCs/>
        </w:rPr>
        <w:t>)</w:t>
      </w:r>
    </w:p>
    <w:p w14:paraId="2698AEA9" w14:textId="77777777" w:rsidR="00B64954" w:rsidRPr="00B64954" w:rsidRDefault="00B64954" w:rsidP="00B64954">
      <w:r w:rsidRPr="00B64954">
        <w:rPr>
          <w:b/>
          <w:bCs/>
        </w:rPr>
        <w:t>{</w:t>
      </w:r>
    </w:p>
    <w:p w14:paraId="4A7158AB" w14:textId="77777777" w:rsidR="00B64954" w:rsidRPr="00B64954" w:rsidRDefault="00B64954" w:rsidP="00B64954">
      <w:proofErr w:type="spellStart"/>
      <w:proofErr w:type="gramStart"/>
      <w:r w:rsidRPr="00B64954">
        <w:t>this.item</w:t>
      </w:r>
      <w:proofErr w:type="spellEnd"/>
      <w:proofErr w:type="gramEnd"/>
      <w:r w:rsidRPr="00B64954">
        <w:t xml:space="preserve"> = </w:t>
      </w:r>
      <w:proofErr w:type="spellStart"/>
      <w:r w:rsidRPr="00B64954">
        <w:t>itm</w:t>
      </w:r>
      <w:proofErr w:type="spellEnd"/>
      <w:r w:rsidRPr="00B64954">
        <w:t>;</w:t>
      </w:r>
    </w:p>
    <w:p w14:paraId="79638434" w14:textId="77777777" w:rsidR="00B64954" w:rsidRPr="00B64954" w:rsidRDefault="00B64954" w:rsidP="00B64954">
      <w:proofErr w:type="spellStart"/>
      <w:proofErr w:type="gramStart"/>
      <w:r w:rsidRPr="00B64954">
        <w:t>this.price</w:t>
      </w:r>
      <w:proofErr w:type="spellEnd"/>
      <w:proofErr w:type="gramEnd"/>
      <w:r w:rsidRPr="00B64954">
        <w:t xml:space="preserve"> = pr;</w:t>
      </w:r>
    </w:p>
    <w:p w14:paraId="79D3AC95" w14:textId="77777777" w:rsidR="00B64954" w:rsidRPr="00B64954" w:rsidRDefault="00B64954" w:rsidP="00B64954">
      <w:r w:rsidRPr="00B64954">
        <w:rPr>
          <w:b/>
          <w:bCs/>
        </w:rPr>
        <w:t>}</w:t>
      </w:r>
    </w:p>
    <w:p w14:paraId="4890CD55" w14:textId="77777777" w:rsidR="00B64954" w:rsidRPr="00B64954" w:rsidRDefault="00B64954" w:rsidP="00B64954">
      <w:r w:rsidRPr="00B64954">
        <w:rPr>
          <w:b/>
          <w:bCs/>
        </w:rPr>
        <w:t>public</w:t>
      </w:r>
      <w:r w:rsidRPr="00B64954">
        <w:t xml:space="preserve"> </w:t>
      </w:r>
      <w:r w:rsidRPr="00B64954">
        <w:rPr>
          <w:b/>
          <w:bCs/>
        </w:rPr>
        <w:t>int</w:t>
      </w:r>
      <w:r w:rsidRPr="00B64954">
        <w:t xml:space="preserve"> </w:t>
      </w:r>
      <w:proofErr w:type="spellStart"/>
      <w:r w:rsidRPr="00B64954">
        <w:t>hashCode</w:t>
      </w:r>
      <w:proofErr w:type="spellEnd"/>
      <w:r w:rsidRPr="00B64954">
        <w:t xml:space="preserve"> </w:t>
      </w:r>
      <w:r w:rsidRPr="00B64954">
        <w:rPr>
          <w:b/>
          <w:bCs/>
        </w:rPr>
        <w:t>()</w:t>
      </w:r>
    </w:p>
    <w:p w14:paraId="762223CC" w14:textId="77777777" w:rsidR="00B64954" w:rsidRPr="00B64954" w:rsidRDefault="00B64954" w:rsidP="00B64954">
      <w:r w:rsidRPr="00B64954">
        <w:rPr>
          <w:b/>
          <w:bCs/>
        </w:rPr>
        <w:t>{</w:t>
      </w:r>
    </w:p>
    <w:p w14:paraId="16C434DC"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 xml:space="preserve">"In </w:t>
      </w:r>
      <w:proofErr w:type="spellStart"/>
      <w:r w:rsidRPr="00B64954">
        <w:t>hashcode</w:t>
      </w:r>
      <w:proofErr w:type="spellEnd"/>
      <w:r w:rsidRPr="00B64954">
        <w:t>"</w:t>
      </w:r>
      <w:r w:rsidRPr="00B64954">
        <w:rPr>
          <w:b/>
          <w:bCs/>
        </w:rPr>
        <w:t>)</w:t>
      </w:r>
      <w:r w:rsidRPr="00B64954">
        <w:t>;</w:t>
      </w:r>
    </w:p>
    <w:p w14:paraId="002C9732" w14:textId="77777777" w:rsidR="00B64954" w:rsidRPr="00B64954" w:rsidRDefault="00B64954" w:rsidP="00B64954">
      <w:r w:rsidRPr="00B64954">
        <w:rPr>
          <w:b/>
          <w:bCs/>
        </w:rPr>
        <w:t>int</w:t>
      </w:r>
      <w:r w:rsidRPr="00B64954">
        <w:t xml:space="preserve"> </w:t>
      </w:r>
      <w:proofErr w:type="spellStart"/>
      <w:r w:rsidRPr="00B64954">
        <w:t>hashcode</w:t>
      </w:r>
      <w:proofErr w:type="spellEnd"/>
      <w:r w:rsidRPr="00B64954">
        <w:t xml:space="preserve"> = 0;</w:t>
      </w:r>
    </w:p>
    <w:p w14:paraId="49B10047" w14:textId="77777777" w:rsidR="00B64954" w:rsidRPr="00B64954" w:rsidRDefault="00B64954" w:rsidP="00B64954">
      <w:proofErr w:type="spellStart"/>
      <w:r w:rsidRPr="00B64954">
        <w:t>hashcode</w:t>
      </w:r>
      <w:proofErr w:type="spellEnd"/>
      <w:r w:rsidRPr="00B64954">
        <w:t xml:space="preserve"> = price * 20;</w:t>
      </w:r>
    </w:p>
    <w:p w14:paraId="26647698" w14:textId="77777777" w:rsidR="00B64954" w:rsidRPr="00B64954" w:rsidRDefault="00B64954" w:rsidP="00B64954">
      <w:proofErr w:type="spellStart"/>
      <w:r w:rsidRPr="00B64954">
        <w:t>hashcode</w:t>
      </w:r>
      <w:proofErr w:type="spellEnd"/>
      <w:r w:rsidRPr="00B64954">
        <w:t xml:space="preserve"> += </w:t>
      </w:r>
      <w:proofErr w:type="spellStart"/>
      <w:proofErr w:type="gramStart"/>
      <w:r w:rsidRPr="00B64954">
        <w:t>item.hashCode</w:t>
      </w:r>
      <w:proofErr w:type="spellEnd"/>
      <w:proofErr w:type="gramEnd"/>
      <w:r w:rsidRPr="00B64954">
        <w:t xml:space="preserve"> </w:t>
      </w:r>
      <w:r w:rsidRPr="00B64954">
        <w:rPr>
          <w:b/>
          <w:bCs/>
        </w:rPr>
        <w:t>()</w:t>
      </w:r>
      <w:r w:rsidRPr="00B64954">
        <w:t>;</w:t>
      </w:r>
    </w:p>
    <w:p w14:paraId="77265C10" w14:textId="77777777" w:rsidR="00B64954" w:rsidRPr="00B64954" w:rsidRDefault="00B64954" w:rsidP="00B64954">
      <w:r w:rsidRPr="00B64954">
        <w:rPr>
          <w:b/>
          <w:bCs/>
        </w:rPr>
        <w:t>return</w:t>
      </w:r>
      <w:r w:rsidRPr="00B64954">
        <w:t xml:space="preserve"> </w:t>
      </w:r>
      <w:proofErr w:type="spellStart"/>
      <w:r w:rsidRPr="00B64954">
        <w:t>hashcode</w:t>
      </w:r>
      <w:proofErr w:type="spellEnd"/>
      <w:r w:rsidRPr="00B64954">
        <w:t>;</w:t>
      </w:r>
    </w:p>
    <w:p w14:paraId="15A6D085" w14:textId="77777777" w:rsidR="00B64954" w:rsidRPr="00B64954" w:rsidRDefault="00B64954" w:rsidP="00B64954">
      <w:r w:rsidRPr="00B64954">
        <w:rPr>
          <w:b/>
          <w:bCs/>
        </w:rPr>
        <w:t>}</w:t>
      </w:r>
    </w:p>
    <w:p w14:paraId="3B9A37C9" w14:textId="77777777" w:rsidR="00B64954" w:rsidRPr="00B64954" w:rsidRDefault="00B64954" w:rsidP="00B64954">
      <w:r w:rsidRPr="00B64954">
        <w:rPr>
          <w:b/>
          <w:bCs/>
        </w:rPr>
        <w:t>public</w:t>
      </w:r>
      <w:r w:rsidRPr="00B64954">
        <w:t xml:space="preserve"> </w:t>
      </w:r>
      <w:proofErr w:type="spellStart"/>
      <w:r w:rsidRPr="00B64954">
        <w:rPr>
          <w:b/>
          <w:bCs/>
        </w:rPr>
        <w:t>boolean</w:t>
      </w:r>
      <w:proofErr w:type="spellEnd"/>
      <w:r w:rsidRPr="00B64954">
        <w:t xml:space="preserve"> equals </w:t>
      </w:r>
      <w:r w:rsidRPr="00B64954">
        <w:rPr>
          <w:b/>
          <w:bCs/>
        </w:rPr>
        <w:t>(</w:t>
      </w:r>
      <w:r w:rsidRPr="00B64954">
        <w:t xml:space="preserve">Object </w:t>
      </w:r>
      <w:proofErr w:type="spellStart"/>
      <w:r w:rsidRPr="00B64954">
        <w:t>obj</w:t>
      </w:r>
      <w:proofErr w:type="spellEnd"/>
      <w:r w:rsidRPr="00B64954">
        <w:rPr>
          <w:b/>
          <w:bCs/>
        </w:rPr>
        <w:t>)</w:t>
      </w:r>
    </w:p>
    <w:p w14:paraId="265B0013" w14:textId="77777777" w:rsidR="00B64954" w:rsidRPr="00B64954" w:rsidRDefault="00B64954" w:rsidP="00B64954">
      <w:r w:rsidRPr="00B64954">
        <w:rPr>
          <w:b/>
          <w:bCs/>
        </w:rPr>
        <w:t>{</w:t>
      </w:r>
    </w:p>
    <w:p w14:paraId="0C1E9B84"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"In equals"</w:t>
      </w:r>
      <w:r w:rsidRPr="00B64954">
        <w:rPr>
          <w:b/>
          <w:bCs/>
        </w:rPr>
        <w:t>)</w:t>
      </w:r>
      <w:r w:rsidRPr="00B64954">
        <w:t>;</w:t>
      </w:r>
    </w:p>
    <w:p w14:paraId="0D40DCCA" w14:textId="77777777" w:rsidR="00B64954" w:rsidRPr="00B64954" w:rsidRDefault="00B64954" w:rsidP="00B64954">
      <w:r w:rsidRPr="00B64954">
        <w:rPr>
          <w:b/>
          <w:bCs/>
        </w:rPr>
        <w:t>if</w:t>
      </w:r>
      <w:r w:rsidRPr="00B64954">
        <w:t xml:space="preserve"> </w:t>
      </w:r>
      <w:r w:rsidRPr="00B64954">
        <w:rPr>
          <w:b/>
          <w:bCs/>
        </w:rPr>
        <w:t>(</w:t>
      </w:r>
      <w:proofErr w:type="spellStart"/>
      <w:r w:rsidRPr="00B64954">
        <w:t>obj</w:t>
      </w:r>
      <w:proofErr w:type="spellEnd"/>
      <w:r w:rsidRPr="00B64954">
        <w:t xml:space="preserve"> </w:t>
      </w:r>
      <w:proofErr w:type="spellStart"/>
      <w:r w:rsidRPr="00B64954">
        <w:t>instanceof</w:t>
      </w:r>
      <w:proofErr w:type="spellEnd"/>
      <w:r w:rsidRPr="00B64954">
        <w:t xml:space="preserve"> Price</w:t>
      </w:r>
      <w:r w:rsidRPr="00B64954">
        <w:rPr>
          <w:b/>
          <w:bCs/>
        </w:rPr>
        <w:t>)</w:t>
      </w:r>
    </w:p>
    <w:p w14:paraId="0C62EFF4" w14:textId="77777777" w:rsidR="00B64954" w:rsidRPr="00B64954" w:rsidRDefault="00B64954" w:rsidP="00B64954">
      <w:r w:rsidRPr="00B64954">
        <w:rPr>
          <w:b/>
          <w:bCs/>
        </w:rPr>
        <w:t>{</w:t>
      </w:r>
    </w:p>
    <w:p w14:paraId="4A9C0A74" w14:textId="77777777" w:rsidR="00B64954" w:rsidRPr="00B64954" w:rsidRDefault="00B64954" w:rsidP="00B64954">
      <w:r w:rsidRPr="00B64954">
        <w:t xml:space="preserve">Price pp = </w:t>
      </w:r>
      <w:r w:rsidRPr="00B64954">
        <w:rPr>
          <w:b/>
          <w:bCs/>
        </w:rPr>
        <w:t>(</w:t>
      </w:r>
      <w:r w:rsidRPr="00B64954">
        <w:t>Price</w:t>
      </w:r>
      <w:r w:rsidRPr="00B64954">
        <w:rPr>
          <w:b/>
          <w:bCs/>
        </w:rPr>
        <w:t>)</w:t>
      </w:r>
      <w:r w:rsidRPr="00B64954">
        <w:t xml:space="preserve"> </w:t>
      </w:r>
      <w:proofErr w:type="spellStart"/>
      <w:r w:rsidRPr="00B64954">
        <w:t>obj</w:t>
      </w:r>
      <w:proofErr w:type="spellEnd"/>
      <w:r w:rsidRPr="00B64954">
        <w:t>;</w:t>
      </w:r>
    </w:p>
    <w:p w14:paraId="5F49E16D" w14:textId="77777777" w:rsidR="00B64954" w:rsidRPr="00B64954" w:rsidRDefault="00B64954" w:rsidP="00B64954">
      <w:r w:rsidRPr="00B64954">
        <w:rPr>
          <w:b/>
          <w:bCs/>
        </w:rPr>
        <w:t>return</w:t>
      </w:r>
      <w:r w:rsidRPr="00B64954">
        <w:t xml:space="preserve"> </w:t>
      </w:r>
      <w:r w:rsidRPr="00B64954">
        <w:rPr>
          <w:b/>
          <w:bCs/>
        </w:rPr>
        <w:t>(</w:t>
      </w:r>
      <w:proofErr w:type="spellStart"/>
      <w:proofErr w:type="gramStart"/>
      <w:r w:rsidRPr="00B64954">
        <w:t>pp.item</w:t>
      </w:r>
      <w:proofErr w:type="gramEnd"/>
      <w:r w:rsidRPr="00B64954">
        <w:t>.equals</w:t>
      </w:r>
      <w:proofErr w:type="spellEnd"/>
      <w:r w:rsidRPr="00B64954">
        <w:t xml:space="preserve"> </w:t>
      </w:r>
      <w:r w:rsidRPr="00B64954">
        <w:rPr>
          <w:b/>
          <w:bCs/>
        </w:rPr>
        <w:t>(</w:t>
      </w:r>
      <w:proofErr w:type="spellStart"/>
      <w:proofErr w:type="gramStart"/>
      <w:r w:rsidRPr="00B64954">
        <w:t>this.item</w:t>
      </w:r>
      <w:proofErr w:type="spellEnd"/>
      <w:proofErr w:type="gramEnd"/>
      <w:r w:rsidRPr="00B64954">
        <w:rPr>
          <w:b/>
          <w:bCs/>
        </w:rPr>
        <w:t>)</w:t>
      </w:r>
      <w:r w:rsidRPr="00B64954">
        <w:t xml:space="preserve"> &amp;&amp; </w:t>
      </w:r>
      <w:proofErr w:type="spellStart"/>
      <w:proofErr w:type="gramStart"/>
      <w:r w:rsidRPr="00B64954">
        <w:t>pp.price</w:t>
      </w:r>
      <w:proofErr w:type="spellEnd"/>
      <w:proofErr w:type="gramEnd"/>
      <w:r w:rsidRPr="00B64954">
        <w:t xml:space="preserve"> == </w:t>
      </w:r>
      <w:proofErr w:type="spellStart"/>
      <w:proofErr w:type="gramStart"/>
      <w:r w:rsidRPr="00B64954">
        <w:t>this.price</w:t>
      </w:r>
      <w:proofErr w:type="spellEnd"/>
      <w:proofErr w:type="gramEnd"/>
      <w:r w:rsidRPr="00B64954">
        <w:rPr>
          <w:b/>
          <w:bCs/>
        </w:rPr>
        <w:t>)</w:t>
      </w:r>
      <w:r w:rsidRPr="00B64954">
        <w:t>;</w:t>
      </w:r>
    </w:p>
    <w:p w14:paraId="3059F1E8" w14:textId="77777777" w:rsidR="00B64954" w:rsidRPr="00B64954" w:rsidRDefault="00B64954" w:rsidP="00B64954">
      <w:r w:rsidRPr="00B64954">
        <w:rPr>
          <w:b/>
          <w:bCs/>
        </w:rPr>
        <w:t>}</w:t>
      </w:r>
    </w:p>
    <w:p w14:paraId="05A22CEC" w14:textId="77777777" w:rsidR="00B64954" w:rsidRPr="00B64954" w:rsidRDefault="00B64954" w:rsidP="00B64954">
      <w:r w:rsidRPr="00B64954">
        <w:rPr>
          <w:b/>
          <w:bCs/>
        </w:rPr>
        <w:t>else</w:t>
      </w:r>
    </w:p>
    <w:p w14:paraId="39A212D5" w14:textId="77777777" w:rsidR="00B64954" w:rsidRPr="00B64954" w:rsidRDefault="00B64954" w:rsidP="00B64954">
      <w:r w:rsidRPr="00B64954">
        <w:rPr>
          <w:b/>
          <w:bCs/>
        </w:rPr>
        <w:t>{</w:t>
      </w:r>
    </w:p>
    <w:p w14:paraId="19B93898" w14:textId="77777777" w:rsidR="00B64954" w:rsidRPr="00B64954" w:rsidRDefault="00B64954" w:rsidP="00B64954">
      <w:r w:rsidRPr="00B64954">
        <w:rPr>
          <w:b/>
          <w:bCs/>
        </w:rPr>
        <w:t>return</w:t>
      </w:r>
      <w:r w:rsidRPr="00B64954">
        <w:t xml:space="preserve"> </w:t>
      </w:r>
      <w:r w:rsidRPr="00B64954">
        <w:rPr>
          <w:b/>
          <w:bCs/>
        </w:rPr>
        <w:t>false</w:t>
      </w:r>
      <w:r w:rsidRPr="00B64954">
        <w:t>;</w:t>
      </w:r>
    </w:p>
    <w:p w14:paraId="71BCD012" w14:textId="77777777" w:rsidR="00B64954" w:rsidRPr="00B64954" w:rsidRDefault="00B64954" w:rsidP="00B64954">
      <w:r w:rsidRPr="00B64954">
        <w:rPr>
          <w:b/>
          <w:bCs/>
        </w:rPr>
        <w:t>}</w:t>
      </w:r>
    </w:p>
    <w:p w14:paraId="73872CDC" w14:textId="77777777" w:rsidR="00B64954" w:rsidRPr="00B64954" w:rsidRDefault="00B64954" w:rsidP="00B64954">
      <w:r w:rsidRPr="00B64954">
        <w:rPr>
          <w:b/>
          <w:bCs/>
        </w:rPr>
        <w:t>}</w:t>
      </w:r>
    </w:p>
    <w:p w14:paraId="23D0EA89" w14:textId="77777777" w:rsidR="00B64954" w:rsidRPr="00B64954" w:rsidRDefault="00B64954" w:rsidP="00B64954">
      <w:r w:rsidRPr="00B64954">
        <w:rPr>
          <w:b/>
          <w:bCs/>
        </w:rPr>
        <w:t>public</w:t>
      </w:r>
      <w:r w:rsidRPr="00B64954">
        <w:t xml:space="preserve"> </w:t>
      </w:r>
      <w:r w:rsidRPr="00B64954">
        <w:rPr>
          <w:b/>
          <w:bCs/>
        </w:rPr>
        <w:t>String</w:t>
      </w:r>
      <w:r w:rsidRPr="00B64954">
        <w:t xml:space="preserve"> </w:t>
      </w:r>
      <w:proofErr w:type="spellStart"/>
      <w:r w:rsidRPr="00B64954">
        <w:t>getItem</w:t>
      </w:r>
      <w:proofErr w:type="spellEnd"/>
      <w:r w:rsidRPr="00B64954">
        <w:t xml:space="preserve"> </w:t>
      </w:r>
      <w:r w:rsidRPr="00B64954">
        <w:rPr>
          <w:b/>
          <w:bCs/>
        </w:rPr>
        <w:t>()</w:t>
      </w:r>
    </w:p>
    <w:p w14:paraId="20C251ED" w14:textId="77777777" w:rsidR="00B64954" w:rsidRPr="00B64954" w:rsidRDefault="00B64954" w:rsidP="00B64954">
      <w:r w:rsidRPr="00B64954">
        <w:rPr>
          <w:b/>
          <w:bCs/>
        </w:rPr>
        <w:t>{</w:t>
      </w:r>
    </w:p>
    <w:p w14:paraId="59CDC7DD" w14:textId="77777777" w:rsidR="00B64954" w:rsidRPr="00B64954" w:rsidRDefault="00B64954" w:rsidP="00B64954">
      <w:r w:rsidRPr="00B64954">
        <w:rPr>
          <w:b/>
          <w:bCs/>
        </w:rPr>
        <w:lastRenderedPageBreak/>
        <w:t>return</w:t>
      </w:r>
      <w:r w:rsidRPr="00B64954">
        <w:t xml:space="preserve"> item;</w:t>
      </w:r>
    </w:p>
    <w:p w14:paraId="46795029" w14:textId="77777777" w:rsidR="00B64954" w:rsidRPr="00B64954" w:rsidRDefault="00B64954" w:rsidP="00B64954">
      <w:r w:rsidRPr="00B64954">
        <w:rPr>
          <w:b/>
          <w:bCs/>
        </w:rPr>
        <w:t>}</w:t>
      </w:r>
    </w:p>
    <w:p w14:paraId="37051DCC" w14:textId="77777777" w:rsidR="00B64954" w:rsidRPr="00B64954" w:rsidRDefault="00B64954" w:rsidP="00B64954">
      <w:r w:rsidRPr="00B64954">
        <w:rPr>
          <w:b/>
          <w:bCs/>
        </w:rPr>
        <w:t>public</w:t>
      </w:r>
      <w:r w:rsidRPr="00B64954">
        <w:t xml:space="preserve"> </w:t>
      </w:r>
      <w:r w:rsidRPr="00B64954">
        <w:rPr>
          <w:b/>
          <w:bCs/>
        </w:rPr>
        <w:t>void</w:t>
      </w:r>
      <w:r w:rsidRPr="00B64954">
        <w:t xml:space="preserve"> </w:t>
      </w:r>
      <w:proofErr w:type="spellStart"/>
      <w:r w:rsidRPr="00B64954">
        <w:t>setItem</w:t>
      </w:r>
      <w:proofErr w:type="spellEnd"/>
      <w:r w:rsidRPr="00B64954">
        <w:t xml:space="preserve"> </w:t>
      </w:r>
      <w:r w:rsidRPr="00B64954">
        <w:rPr>
          <w:b/>
          <w:bCs/>
        </w:rPr>
        <w:t>(String</w:t>
      </w:r>
      <w:r w:rsidRPr="00B64954">
        <w:t xml:space="preserve"> item</w:t>
      </w:r>
      <w:r w:rsidRPr="00B64954">
        <w:rPr>
          <w:b/>
          <w:bCs/>
        </w:rPr>
        <w:t>)</w:t>
      </w:r>
    </w:p>
    <w:p w14:paraId="5A54D9F9" w14:textId="77777777" w:rsidR="00B64954" w:rsidRPr="00B64954" w:rsidRDefault="00B64954" w:rsidP="00B64954">
      <w:r w:rsidRPr="00B64954">
        <w:rPr>
          <w:b/>
          <w:bCs/>
        </w:rPr>
        <w:t>{</w:t>
      </w:r>
    </w:p>
    <w:p w14:paraId="043B0E83" w14:textId="77777777" w:rsidR="00B64954" w:rsidRPr="00B64954" w:rsidRDefault="00B64954" w:rsidP="00B64954">
      <w:proofErr w:type="spellStart"/>
      <w:proofErr w:type="gramStart"/>
      <w:r w:rsidRPr="00B64954">
        <w:t>this.item</w:t>
      </w:r>
      <w:proofErr w:type="spellEnd"/>
      <w:proofErr w:type="gramEnd"/>
      <w:r w:rsidRPr="00B64954">
        <w:t xml:space="preserve"> = item;</w:t>
      </w:r>
    </w:p>
    <w:p w14:paraId="68A85E07" w14:textId="77777777" w:rsidR="00B64954" w:rsidRPr="00B64954" w:rsidRDefault="00B64954" w:rsidP="00B64954">
      <w:r w:rsidRPr="00B64954">
        <w:rPr>
          <w:b/>
          <w:bCs/>
        </w:rPr>
        <w:t>}</w:t>
      </w:r>
    </w:p>
    <w:p w14:paraId="1E2C135A" w14:textId="77777777" w:rsidR="00B64954" w:rsidRPr="00B64954" w:rsidRDefault="00B64954" w:rsidP="00B64954">
      <w:r w:rsidRPr="00B64954">
        <w:rPr>
          <w:b/>
          <w:bCs/>
        </w:rPr>
        <w:t>public</w:t>
      </w:r>
      <w:r w:rsidRPr="00B64954">
        <w:t xml:space="preserve"> </w:t>
      </w:r>
      <w:r w:rsidRPr="00B64954">
        <w:rPr>
          <w:b/>
          <w:bCs/>
        </w:rPr>
        <w:t>int</w:t>
      </w:r>
      <w:r w:rsidRPr="00B64954">
        <w:t xml:space="preserve"> </w:t>
      </w:r>
      <w:proofErr w:type="spellStart"/>
      <w:r w:rsidRPr="00B64954">
        <w:t>getPrice</w:t>
      </w:r>
      <w:proofErr w:type="spellEnd"/>
      <w:r w:rsidRPr="00B64954">
        <w:t xml:space="preserve"> </w:t>
      </w:r>
      <w:r w:rsidRPr="00B64954">
        <w:rPr>
          <w:b/>
          <w:bCs/>
        </w:rPr>
        <w:t>()</w:t>
      </w:r>
    </w:p>
    <w:p w14:paraId="1BEF3140" w14:textId="77777777" w:rsidR="00B64954" w:rsidRPr="00B64954" w:rsidRDefault="00B64954" w:rsidP="00B64954">
      <w:r w:rsidRPr="00B64954">
        <w:rPr>
          <w:b/>
          <w:bCs/>
        </w:rPr>
        <w:t>{</w:t>
      </w:r>
    </w:p>
    <w:p w14:paraId="424117A7" w14:textId="77777777" w:rsidR="00B64954" w:rsidRPr="00B64954" w:rsidRDefault="00B64954" w:rsidP="00B64954">
      <w:r w:rsidRPr="00B64954">
        <w:rPr>
          <w:b/>
          <w:bCs/>
        </w:rPr>
        <w:t>return</w:t>
      </w:r>
      <w:r w:rsidRPr="00B64954">
        <w:t xml:space="preserve"> price;</w:t>
      </w:r>
    </w:p>
    <w:p w14:paraId="56352C5F" w14:textId="77777777" w:rsidR="00B64954" w:rsidRPr="00B64954" w:rsidRDefault="00B64954" w:rsidP="00B64954">
      <w:r w:rsidRPr="00B64954">
        <w:rPr>
          <w:b/>
          <w:bCs/>
        </w:rPr>
        <w:t>}</w:t>
      </w:r>
    </w:p>
    <w:p w14:paraId="50F41606" w14:textId="77777777" w:rsidR="00B64954" w:rsidRPr="00B64954" w:rsidRDefault="00B64954" w:rsidP="00B64954">
      <w:r w:rsidRPr="00B64954">
        <w:rPr>
          <w:b/>
          <w:bCs/>
        </w:rPr>
        <w:t>public</w:t>
      </w:r>
      <w:r w:rsidRPr="00B64954">
        <w:t xml:space="preserve"> </w:t>
      </w:r>
      <w:r w:rsidRPr="00B64954">
        <w:rPr>
          <w:b/>
          <w:bCs/>
        </w:rPr>
        <w:t>void</w:t>
      </w:r>
      <w:r w:rsidRPr="00B64954">
        <w:t xml:space="preserve"> </w:t>
      </w:r>
      <w:proofErr w:type="spellStart"/>
      <w:r w:rsidRPr="00B64954">
        <w:t>setPrice</w:t>
      </w:r>
      <w:proofErr w:type="spellEnd"/>
      <w:r w:rsidRPr="00B64954">
        <w:t xml:space="preserve"> </w:t>
      </w:r>
      <w:r w:rsidRPr="00B64954">
        <w:rPr>
          <w:b/>
          <w:bCs/>
        </w:rPr>
        <w:t>(int</w:t>
      </w:r>
      <w:r w:rsidRPr="00B64954">
        <w:t xml:space="preserve"> price</w:t>
      </w:r>
      <w:r w:rsidRPr="00B64954">
        <w:rPr>
          <w:b/>
          <w:bCs/>
        </w:rPr>
        <w:t>)</w:t>
      </w:r>
    </w:p>
    <w:p w14:paraId="3EFDB208" w14:textId="77777777" w:rsidR="00B64954" w:rsidRPr="00B64954" w:rsidRDefault="00B64954" w:rsidP="00B64954">
      <w:r w:rsidRPr="00B64954">
        <w:rPr>
          <w:b/>
          <w:bCs/>
        </w:rPr>
        <w:t>{</w:t>
      </w:r>
    </w:p>
    <w:p w14:paraId="25A3AC2F" w14:textId="77777777" w:rsidR="00B64954" w:rsidRPr="00B64954" w:rsidRDefault="00B64954" w:rsidP="00B64954">
      <w:proofErr w:type="spellStart"/>
      <w:proofErr w:type="gramStart"/>
      <w:r w:rsidRPr="00B64954">
        <w:t>this.price</w:t>
      </w:r>
      <w:proofErr w:type="spellEnd"/>
      <w:proofErr w:type="gramEnd"/>
      <w:r w:rsidRPr="00B64954">
        <w:t xml:space="preserve"> = price;</w:t>
      </w:r>
    </w:p>
    <w:p w14:paraId="1311414C" w14:textId="77777777" w:rsidR="00B64954" w:rsidRPr="00B64954" w:rsidRDefault="00B64954" w:rsidP="00B64954">
      <w:r w:rsidRPr="00B64954">
        <w:rPr>
          <w:b/>
          <w:bCs/>
        </w:rPr>
        <w:t>}</w:t>
      </w:r>
    </w:p>
    <w:p w14:paraId="1802B942" w14:textId="77777777" w:rsidR="00B64954" w:rsidRPr="00B64954" w:rsidRDefault="00B64954" w:rsidP="00B64954">
      <w:r w:rsidRPr="00B64954">
        <w:rPr>
          <w:b/>
          <w:bCs/>
        </w:rPr>
        <w:t>public</w:t>
      </w:r>
      <w:r w:rsidRPr="00B64954">
        <w:t xml:space="preserve"> </w:t>
      </w:r>
      <w:r w:rsidRPr="00B64954">
        <w:rPr>
          <w:b/>
          <w:bCs/>
        </w:rPr>
        <w:t>String</w:t>
      </w:r>
      <w:r w:rsidRPr="00B64954">
        <w:t xml:space="preserve"> </w:t>
      </w:r>
      <w:proofErr w:type="spellStart"/>
      <w:r w:rsidRPr="00B64954">
        <w:t>toString</w:t>
      </w:r>
      <w:proofErr w:type="spellEnd"/>
      <w:r w:rsidRPr="00B64954">
        <w:t xml:space="preserve"> </w:t>
      </w:r>
      <w:r w:rsidRPr="00B64954">
        <w:rPr>
          <w:b/>
          <w:bCs/>
        </w:rPr>
        <w:t>()</w:t>
      </w:r>
    </w:p>
    <w:p w14:paraId="3B89D8BE" w14:textId="77777777" w:rsidR="00B64954" w:rsidRPr="00B64954" w:rsidRDefault="00B64954" w:rsidP="00B64954">
      <w:r w:rsidRPr="00B64954">
        <w:rPr>
          <w:b/>
          <w:bCs/>
        </w:rPr>
        <w:t>{</w:t>
      </w:r>
    </w:p>
    <w:p w14:paraId="324CBA9B" w14:textId="77777777" w:rsidR="00B64954" w:rsidRPr="00B64954" w:rsidRDefault="00B64954" w:rsidP="00B64954">
      <w:r w:rsidRPr="00B64954">
        <w:rPr>
          <w:b/>
          <w:bCs/>
        </w:rPr>
        <w:t>return</w:t>
      </w:r>
      <w:r w:rsidRPr="00B64954">
        <w:t xml:space="preserve"> "item: " + item + " price: " + price;</w:t>
      </w:r>
    </w:p>
    <w:p w14:paraId="449F8E05" w14:textId="77777777" w:rsidR="00B64954" w:rsidRPr="00B64954" w:rsidRDefault="00B64954" w:rsidP="00B64954">
      <w:r w:rsidRPr="00B64954">
        <w:rPr>
          <w:b/>
          <w:bCs/>
        </w:rPr>
        <w:t>}</w:t>
      </w:r>
    </w:p>
    <w:p w14:paraId="38183B1F" w14:textId="77777777" w:rsidR="00B64954" w:rsidRPr="00B64954" w:rsidRDefault="00B64954" w:rsidP="00B64954">
      <w:r w:rsidRPr="00B64954">
        <w:rPr>
          <w:b/>
          <w:bCs/>
        </w:rPr>
        <w:t>}</w:t>
      </w:r>
    </w:p>
    <w:p w14:paraId="14A0DDEB" w14:textId="77777777" w:rsidR="00B64954" w:rsidRPr="00B64954" w:rsidRDefault="00B64954" w:rsidP="00B64954">
      <w:pPr>
        <w:rPr>
          <w:b/>
          <w:bCs/>
        </w:rPr>
      </w:pPr>
      <w:r w:rsidRPr="00B64954">
        <w:rPr>
          <w:b/>
          <w:bCs/>
        </w:rPr>
        <w:t>Output:</w:t>
      </w:r>
    </w:p>
    <w:p w14:paraId="7A6E490C" w14:textId="5EE87491" w:rsidR="00B64954" w:rsidRPr="00B64954" w:rsidRDefault="00B64954" w:rsidP="00B64954">
      <w:r w:rsidRPr="00B64954">
        <w:drawing>
          <wp:inline distT="0" distB="0" distL="0" distR="0" wp14:anchorId="27A2389B" wp14:editId="12EE66BF">
            <wp:extent cx="3002280" cy="2171700"/>
            <wp:effectExtent l="0" t="0" r="7620" b="0"/>
            <wp:docPr id="666743870" name="Picture 13" descr="LinkedHashSet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inkedHashSet Example with Complex Data type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2280" cy="2171700"/>
                    </a:xfrm>
                    <a:prstGeom prst="rect">
                      <a:avLst/>
                    </a:prstGeom>
                    <a:noFill/>
                    <a:ln>
                      <a:noFill/>
                    </a:ln>
                  </pic:spPr>
                </pic:pic>
              </a:graphicData>
            </a:graphic>
          </wp:inline>
        </w:drawing>
      </w:r>
    </w:p>
    <w:p w14:paraId="73F558E7" w14:textId="77777777" w:rsidR="00B64954" w:rsidRPr="00B64954" w:rsidRDefault="00B64954" w:rsidP="00B64954">
      <w:pPr>
        <w:rPr>
          <w:b/>
          <w:bCs/>
        </w:rPr>
      </w:pPr>
      <w:proofErr w:type="spellStart"/>
      <w:r w:rsidRPr="00B64954">
        <w:rPr>
          <w:b/>
          <w:bCs/>
        </w:rPr>
        <w:t>TreeSet</w:t>
      </w:r>
      <w:proofErr w:type="spellEnd"/>
      <w:r w:rsidRPr="00B64954">
        <w:rPr>
          <w:b/>
          <w:bCs/>
        </w:rPr>
        <w:t xml:space="preserve"> Collection in Java:</w:t>
      </w:r>
    </w:p>
    <w:p w14:paraId="26608663" w14:textId="77777777" w:rsidR="00B64954" w:rsidRPr="00B64954" w:rsidRDefault="00B64954" w:rsidP="00B64954">
      <w:proofErr w:type="spellStart"/>
      <w:r w:rsidRPr="00B64954">
        <w:t>TreeSet</w:t>
      </w:r>
      <w:proofErr w:type="spellEnd"/>
      <w:r w:rsidRPr="00B64954">
        <w:t xml:space="preserve"> is the implementation class of the Set interface which is also used to store a group of individual objects but duplicate values are not allowed. The </w:t>
      </w:r>
      <w:proofErr w:type="spellStart"/>
      <w:r w:rsidRPr="00B64954">
        <w:t>TreeSet</w:t>
      </w:r>
      <w:proofErr w:type="spellEnd"/>
      <w:r w:rsidRPr="00B64954">
        <w:t xml:space="preserve"> internally follows the tree structure.</w:t>
      </w:r>
    </w:p>
    <w:p w14:paraId="6010502A" w14:textId="77777777" w:rsidR="00B64954" w:rsidRPr="00B64954" w:rsidRDefault="00B64954" w:rsidP="00B64954">
      <w:r w:rsidRPr="00B64954">
        <w:lastRenderedPageBreak/>
        <w:t xml:space="preserve">The </w:t>
      </w:r>
      <w:proofErr w:type="spellStart"/>
      <w:r w:rsidRPr="00B64954">
        <w:t>TreeSet</w:t>
      </w:r>
      <w:proofErr w:type="spellEnd"/>
      <w:r w:rsidRPr="00B64954">
        <w:t xml:space="preserve"> is not a synchronized class. </w:t>
      </w:r>
      <w:proofErr w:type="spellStart"/>
      <w:r w:rsidRPr="00B64954">
        <w:t>TreeSet</w:t>
      </w:r>
      <w:proofErr w:type="spellEnd"/>
      <w:r w:rsidRPr="00B64954">
        <w:t xml:space="preserve"> is called an unordered collection because it is not guaranteed for insertion order of elements but all elements are stored in sorted order (by default ascending order).</w:t>
      </w:r>
    </w:p>
    <w:p w14:paraId="6CE0510B" w14:textId="77777777" w:rsidR="00B64954" w:rsidRPr="00B64954" w:rsidRDefault="00B64954" w:rsidP="00B64954">
      <w:r w:rsidRPr="00B64954">
        <w:t xml:space="preserve">The </w:t>
      </w:r>
      <w:proofErr w:type="spellStart"/>
      <w:r w:rsidRPr="00B64954">
        <w:t>TreeSet</w:t>
      </w:r>
      <w:proofErr w:type="spellEnd"/>
      <w:r w:rsidRPr="00B64954">
        <w:t xml:space="preserve"> supports only one null value if </w:t>
      </w:r>
      <w:proofErr w:type="spellStart"/>
      <w:r w:rsidRPr="00B64954">
        <w:t>TreeSet</w:t>
      </w:r>
      <w:proofErr w:type="spellEnd"/>
      <w:r w:rsidRPr="00B64954">
        <w:t xml:space="preserve"> is empty otherwise </w:t>
      </w:r>
      <w:proofErr w:type="spellStart"/>
      <w:r w:rsidRPr="00B64954">
        <w:t>TreeSet</w:t>
      </w:r>
      <w:proofErr w:type="spellEnd"/>
      <w:r w:rsidRPr="00B64954">
        <w:t xml:space="preserve"> does not support null values because it internally performs comparison operations but we never compare a null value with any object and it will throw a </w:t>
      </w:r>
      <w:proofErr w:type="spellStart"/>
      <w:r w:rsidRPr="00B64954">
        <w:t>RuntimeException</w:t>
      </w:r>
      <w:proofErr w:type="spellEnd"/>
      <w:r w:rsidRPr="00B64954">
        <w:t xml:space="preserve"> saying </w:t>
      </w:r>
      <w:proofErr w:type="spellStart"/>
      <w:r w:rsidRPr="00B64954">
        <w:t>NullPointerException</w:t>
      </w:r>
      <w:proofErr w:type="spellEnd"/>
      <w:r w:rsidRPr="00B64954">
        <w:t>.</w:t>
      </w:r>
    </w:p>
    <w:p w14:paraId="74920183" w14:textId="77777777" w:rsidR="00B64954" w:rsidRPr="00B64954" w:rsidRDefault="00B64954" w:rsidP="00B64954">
      <w:r w:rsidRPr="00B64954">
        <w:t xml:space="preserve">The </w:t>
      </w:r>
      <w:proofErr w:type="spellStart"/>
      <w:r w:rsidRPr="00B64954">
        <w:t>TreeSet</w:t>
      </w:r>
      <w:proofErr w:type="spellEnd"/>
      <w:r w:rsidRPr="00B64954">
        <w:t xml:space="preserve"> does not allow us to store different types of objects because it internally performs comparison operations but we never compare two different types of objects and it will throw a runtime exception saying </w:t>
      </w:r>
      <w:proofErr w:type="spellStart"/>
      <w:r w:rsidRPr="00B64954">
        <w:t>ClassCastException</w:t>
      </w:r>
      <w:proofErr w:type="spellEnd"/>
      <w:r w:rsidRPr="00B64954">
        <w:t>.</w:t>
      </w:r>
    </w:p>
    <w:p w14:paraId="2050FBCC" w14:textId="77777777" w:rsidR="00B64954" w:rsidRPr="00B64954" w:rsidRDefault="00B64954" w:rsidP="00B64954">
      <w:r w:rsidRPr="00B64954">
        <w:rPr>
          <w:b/>
          <w:bCs/>
        </w:rPr>
        <w:t xml:space="preserve">Creation of </w:t>
      </w:r>
      <w:proofErr w:type="spellStart"/>
      <w:r w:rsidRPr="00B64954">
        <w:rPr>
          <w:b/>
          <w:bCs/>
        </w:rPr>
        <w:t>TreeSet</w:t>
      </w:r>
      <w:proofErr w:type="spellEnd"/>
      <w:r w:rsidRPr="00B64954">
        <w:br/>
      </w:r>
      <w:proofErr w:type="gramStart"/>
      <w:r w:rsidRPr="00B64954">
        <w:rPr>
          <w:b/>
          <w:bCs/>
        </w:rPr>
        <w:t>Syntax :</w:t>
      </w:r>
      <w:proofErr w:type="gramEnd"/>
      <w:r w:rsidRPr="00B64954">
        <w:rPr>
          <w:b/>
          <w:bCs/>
        </w:rPr>
        <w:t> </w:t>
      </w:r>
      <w:proofErr w:type="spellStart"/>
      <w:r w:rsidRPr="00B64954">
        <w:rPr>
          <w:b/>
          <w:bCs/>
        </w:rPr>
        <w:t>TreeSet</w:t>
      </w:r>
      <w:proofErr w:type="spellEnd"/>
      <w:r w:rsidRPr="00B64954">
        <w:rPr>
          <w:b/>
          <w:bCs/>
        </w:rPr>
        <w:t xml:space="preserve">&lt;Integer&gt; numbers = new </w:t>
      </w:r>
      <w:proofErr w:type="spellStart"/>
      <w:r w:rsidRPr="00B64954">
        <w:rPr>
          <w:b/>
          <w:bCs/>
        </w:rPr>
        <w:t>TreeSet</w:t>
      </w:r>
      <w:proofErr w:type="spellEnd"/>
      <w:r w:rsidRPr="00B64954">
        <w:rPr>
          <w:b/>
          <w:bCs/>
        </w:rPr>
        <w:t>&lt;Integer</w:t>
      </w:r>
      <w:proofErr w:type="gramStart"/>
      <w:r w:rsidRPr="00B64954">
        <w:rPr>
          <w:b/>
          <w:bCs/>
        </w:rPr>
        <w:t>&gt;(</w:t>
      </w:r>
      <w:proofErr w:type="gramEnd"/>
      <w:r w:rsidRPr="00B64954">
        <w:rPr>
          <w:b/>
          <w:bCs/>
        </w:rPr>
        <w:t>);</w:t>
      </w:r>
      <w:r w:rsidRPr="00B64954">
        <w:br/>
        <w:t xml:space="preserve">Here, we have created a </w:t>
      </w:r>
      <w:proofErr w:type="spellStart"/>
      <w:r w:rsidRPr="00B64954">
        <w:t>TreeSet</w:t>
      </w:r>
      <w:proofErr w:type="spellEnd"/>
      <w:r w:rsidRPr="00B64954">
        <w:t xml:space="preserve"> without any arguments. In this case, the elements in </w:t>
      </w:r>
      <w:proofErr w:type="spellStart"/>
      <w:r w:rsidRPr="00B64954">
        <w:t>TreeSet</w:t>
      </w:r>
      <w:proofErr w:type="spellEnd"/>
      <w:r w:rsidRPr="00B64954">
        <w:t xml:space="preserve"> are sorted naturally (ascending order).</w:t>
      </w:r>
    </w:p>
    <w:p w14:paraId="5DD888AA" w14:textId="77777777" w:rsidR="00B64954" w:rsidRPr="00B64954" w:rsidRDefault="00B64954" w:rsidP="00B64954">
      <w:pPr>
        <w:rPr>
          <w:b/>
          <w:bCs/>
        </w:rPr>
      </w:pPr>
      <w:proofErr w:type="spellStart"/>
      <w:r w:rsidRPr="00B64954">
        <w:rPr>
          <w:b/>
          <w:bCs/>
        </w:rPr>
        <w:t>TreeSet</w:t>
      </w:r>
      <w:proofErr w:type="spellEnd"/>
      <w:r w:rsidRPr="00B64954">
        <w:rPr>
          <w:b/>
          <w:bCs/>
        </w:rPr>
        <w:t xml:space="preserve"> Constructors</w:t>
      </w:r>
    </w:p>
    <w:p w14:paraId="56FFCD81" w14:textId="77777777" w:rsidR="00B64954" w:rsidRPr="00B64954" w:rsidRDefault="00B64954" w:rsidP="00B64954">
      <w:proofErr w:type="spellStart"/>
      <w:r w:rsidRPr="00B64954">
        <w:rPr>
          <w:b/>
          <w:bCs/>
        </w:rPr>
        <w:t>TreeSet</w:t>
      </w:r>
      <w:proofErr w:type="spellEnd"/>
      <w:r w:rsidRPr="00B64954">
        <w:rPr>
          <w:b/>
          <w:bCs/>
        </w:rPr>
        <w:t xml:space="preserve">&lt;E&gt; </w:t>
      </w:r>
      <w:proofErr w:type="spellStart"/>
      <w:r w:rsidRPr="00B64954">
        <w:rPr>
          <w:b/>
          <w:bCs/>
        </w:rPr>
        <w:t>ts</w:t>
      </w:r>
      <w:proofErr w:type="spellEnd"/>
      <w:r w:rsidRPr="00B64954">
        <w:rPr>
          <w:b/>
          <w:bCs/>
        </w:rPr>
        <w:t xml:space="preserve"> = new </w:t>
      </w:r>
      <w:proofErr w:type="spellStart"/>
      <w:r w:rsidRPr="00B64954">
        <w:rPr>
          <w:b/>
          <w:bCs/>
        </w:rPr>
        <w:t>TreeSet</w:t>
      </w:r>
      <w:proofErr w:type="spellEnd"/>
      <w:r w:rsidRPr="00B64954">
        <w:rPr>
          <w:b/>
          <w:bCs/>
        </w:rPr>
        <w:t>&lt;E</w:t>
      </w:r>
      <w:proofErr w:type="gramStart"/>
      <w:r w:rsidRPr="00B64954">
        <w:rPr>
          <w:b/>
          <w:bCs/>
        </w:rPr>
        <w:t>&gt;(</w:t>
      </w:r>
      <w:proofErr w:type="gramEnd"/>
      <w:r w:rsidRPr="00B64954">
        <w:rPr>
          <w:b/>
          <w:bCs/>
        </w:rPr>
        <w:t>);</w:t>
      </w:r>
      <w:r w:rsidRPr="00B64954">
        <w:br/>
        <w:t>It is used to construct an empty tree set that will be sorted in ascending order according to the natural order of the tree set.</w:t>
      </w:r>
    </w:p>
    <w:p w14:paraId="2E7BAF59" w14:textId="77777777" w:rsidR="00B64954" w:rsidRPr="00B64954" w:rsidRDefault="00B64954" w:rsidP="00B64954">
      <w:proofErr w:type="spellStart"/>
      <w:r w:rsidRPr="00B64954">
        <w:rPr>
          <w:b/>
          <w:bCs/>
        </w:rPr>
        <w:t>TreeSet</w:t>
      </w:r>
      <w:proofErr w:type="spellEnd"/>
      <w:r w:rsidRPr="00B64954">
        <w:rPr>
          <w:b/>
          <w:bCs/>
        </w:rPr>
        <w:t xml:space="preserve">&lt;E&gt; </w:t>
      </w:r>
      <w:proofErr w:type="spellStart"/>
      <w:r w:rsidRPr="00B64954">
        <w:rPr>
          <w:b/>
          <w:bCs/>
        </w:rPr>
        <w:t>ts</w:t>
      </w:r>
      <w:proofErr w:type="spellEnd"/>
      <w:r w:rsidRPr="00B64954">
        <w:rPr>
          <w:b/>
          <w:bCs/>
        </w:rPr>
        <w:t xml:space="preserve"> = new </w:t>
      </w:r>
      <w:proofErr w:type="spellStart"/>
      <w:r w:rsidRPr="00B64954">
        <w:rPr>
          <w:b/>
          <w:bCs/>
        </w:rPr>
        <w:t>TreeSet</w:t>
      </w:r>
      <w:proofErr w:type="spellEnd"/>
      <w:r w:rsidRPr="00B64954">
        <w:rPr>
          <w:b/>
          <w:bCs/>
        </w:rPr>
        <w:t>&lt;E&gt;(</w:t>
      </w:r>
      <w:proofErr w:type="spellStart"/>
      <w:r w:rsidRPr="00B64954">
        <w:rPr>
          <w:b/>
          <w:bCs/>
        </w:rPr>
        <w:t>SortedSet</w:t>
      </w:r>
      <w:proofErr w:type="spellEnd"/>
      <w:r w:rsidRPr="00B64954">
        <w:rPr>
          <w:b/>
          <w:bCs/>
        </w:rPr>
        <w:t>);</w:t>
      </w:r>
      <w:r w:rsidRPr="00B64954">
        <w:br/>
        <w:t xml:space="preserve">It is used to build a </w:t>
      </w:r>
      <w:proofErr w:type="spellStart"/>
      <w:r w:rsidRPr="00B64954">
        <w:t>TreeSet</w:t>
      </w:r>
      <w:proofErr w:type="spellEnd"/>
      <w:r w:rsidRPr="00B64954">
        <w:t xml:space="preserve"> that contains the elements of the given </w:t>
      </w:r>
      <w:proofErr w:type="spellStart"/>
      <w:r w:rsidRPr="00B64954">
        <w:t>SortedSet</w:t>
      </w:r>
      <w:proofErr w:type="spellEnd"/>
      <w:r w:rsidRPr="00B64954">
        <w:t>.</w:t>
      </w:r>
    </w:p>
    <w:p w14:paraId="5A02A8DF" w14:textId="77777777" w:rsidR="00B64954" w:rsidRPr="00B64954" w:rsidRDefault="00B64954" w:rsidP="00B64954">
      <w:proofErr w:type="spellStart"/>
      <w:r w:rsidRPr="00B64954">
        <w:rPr>
          <w:b/>
          <w:bCs/>
        </w:rPr>
        <w:t>TreeSet</w:t>
      </w:r>
      <w:proofErr w:type="spellEnd"/>
      <w:r w:rsidRPr="00B64954">
        <w:rPr>
          <w:b/>
          <w:bCs/>
        </w:rPr>
        <w:t xml:space="preserve">&lt;E&gt; </w:t>
      </w:r>
      <w:proofErr w:type="spellStart"/>
      <w:r w:rsidRPr="00B64954">
        <w:rPr>
          <w:b/>
          <w:bCs/>
        </w:rPr>
        <w:t>ts</w:t>
      </w:r>
      <w:proofErr w:type="spellEnd"/>
      <w:r w:rsidRPr="00B64954">
        <w:rPr>
          <w:b/>
          <w:bCs/>
        </w:rPr>
        <w:t xml:space="preserve"> = new </w:t>
      </w:r>
      <w:proofErr w:type="spellStart"/>
      <w:r w:rsidRPr="00B64954">
        <w:rPr>
          <w:b/>
          <w:bCs/>
        </w:rPr>
        <w:t>TreeSet</w:t>
      </w:r>
      <w:proofErr w:type="spellEnd"/>
      <w:r w:rsidRPr="00B64954">
        <w:rPr>
          <w:b/>
          <w:bCs/>
        </w:rPr>
        <w:t>&lt;E&gt;(Comparator);</w:t>
      </w:r>
      <w:r w:rsidRPr="00B64954">
        <w:br/>
        <w:t>It is used to construct an empty tree set that will be sorted according to the given comparator.</w:t>
      </w:r>
    </w:p>
    <w:p w14:paraId="33154E0D" w14:textId="77777777" w:rsidR="00B64954" w:rsidRPr="00B64954" w:rsidRDefault="00B64954" w:rsidP="00B64954">
      <w:proofErr w:type="spellStart"/>
      <w:r w:rsidRPr="00B64954">
        <w:rPr>
          <w:b/>
          <w:bCs/>
        </w:rPr>
        <w:t>TreeSet</w:t>
      </w:r>
      <w:proofErr w:type="spellEnd"/>
      <w:r w:rsidRPr="00B64954">
        <w:rPr>
          <w:b/>
          <w:bCs/>
        </w:rPr>
        <w:t xml:space="preserve">&lt;E&gt; </w:t>
      </w:r>
      <w:proofErr w:type="spellStart"/>
      <w:r w:rsidRPr="00B64954">
        <w:rPr>
          <w:b/>
          <w:bCs/>
        </w:rPr>
        <w:t>ts</w:t>
      </w:r>
      <w:proofErr w:type="spellEnd"/>
      <w:r w:rsidRPr="00B64954">
        <w:rPr>
          <w:b/>
          <w:bCs/>
        </w:rPr>
        <w:t xml:space="preserve"> = new </w:t>
      </w:r>
      <w:proofErr w:type="spellStart"/>
      <w:r w:rsidRPr="00B64954">
        <w:rPr>
          <w:b/>
          <w:bCs/>
        </w:rPr>
        <w:t>TreeSet</w:t>
      </w:r>
      <w:proofErr w:type="spellEnd"/>
      <w:r w:rsidRPr="00B64954">
        <w:rPr>
          <w:b/>
          <w:bCs/>
        </w:rPr>
        <w:t>&lt;E</w:t>
      </w:r>
      <w:proofErr w:type="gramStart"/>
      <w:r w:rsidRPr="00B64954">
        <w:rPr>
          <w:b/>
          <w:bCs/>
        </w:rPr>
        <w:t>&gt;(</w:t>
      </w:r>
      <w:proofErr w:type="gramEnd"/>
      <w:r w:rsidRPr="00B64954">
        <w:rPr>
          <w:b/>
          <w:bCs/>
        </w:rPr>
        <w:t xml:space="preserve">Collection </w:t>
      </w:r>
      <w:proofErr w:type="spellStart"/>
      <w:r w:rsidRPr="00B64954">
        <w:rPr>
          <w:b/>
          <w:bCs/>
        </w:rPr>
        <w:t>obj</w:t>
      </w:r>
      <w:proofErr w:type="spellEnd"/>
      <w:r w:rsidRPr="00B64954">
        <w:rPr>
          <w:b/>
          <w:bCs/>
        </w:rPr>
        <w:t>);</w:t>
      </w:r>
      <w:r w:rsidRPr="00B64954">
        <w:br/>
        <w:t>It is used to build a new tree set that contains the elements of the collection obj.</w:t>
      </w:r>
    </w:p>
    <w:p w14:paraId="536016CC" w14:textId="77777777" w:rsidR="00B64954" w:rsidRPr="00B64954" w:rsidRDefault="00B64954" w:rsidP="00B64954">
      <w:pPr>
        <w:rPr>
          <w:b/>
          <w:bCs/>
        </w:rPr>
      </w:pPr>
      <w:r w:rsidRPr="00B64954">
        <w:rPr>
          <w:b/>
          <w:bCs/>
        </w:rPr>
        <w:t xml:space="preserve">Methods of </w:t>
      </w:r>
      <w:proofErr w:type="spellStart"/>
      <w:r w:rsidRPr="00B64954">
        <w:rPr>
          <w:b/>
          <w:bCs/>
        </w:rPr>
        <w:t>TreeSet</w:t>
      </w:r>
      <w:proofErr w:type="spellEnd"/>
    </w:p>
    <w:p w14:paraId="2857744A" w14:textId="77777777" w:rsidR="00B64954" w:rsidRPr="00B64954" w:rsidRDefault="00B64954" w:rsidP="00B64954">
      <w:pPr>
        <w:numPr>
          <w:ilvl w:val="0"/>
          <w:numId w:val="4"/>
        </w:numPr>
      </w:pPr>
      <w:r w:rsidRPr="00B64954">
        <w:rPr>
          <w:b/>
          <w:bCs/>
        </w:rPr>
        <w:t xml:space="preserve">E </w:t>
      </w:r>
      <w:proofErr w:type="gramStart"/>
      <w:r w:rsidRPr="00B64954">
        <w:rPr>
          <w:b/>
          <w:bCs/>
        </w:rPr>
        <w:t>ceiling(</w:t>
      </w:r>
      <w:proofErr w:type="gramEnd"/>
      <w:r w:rsidRPr="00B64954">
        <w:rPr>
          <w:b/>
          <w:bCs/>
        </w:rPr>
        <w:t>E e):</w:t>
      </w:r>
      <w:r w:rsidRPr="00B64954">
        <w:t> It returns the equal or closest greatest element of the specified element from the set, or null there is no such element.</w:t>
      </w:r>
    </w:p>
    <w:p w14:paraId="3E150F1A" w14:textId="77777777" w:rsidR="00B64954" w:rsidRPr="00B64954" w:rsidRDefault="00B64954" w:rsidP="00B64954">
      <w:pPr>
        <w:numPr>
          <w:ilvl w:val="0"/>
          <w:numId w:val="4"/>
        </w:numPr>
      </w:pPr>
      <w:r w:rsidRPr="00B64954">
        <w:rPr>
          <w:b/>
          <w:bCs/>
        </w:rPr>
        <w:t xml:space="preserve">E </w:t>
      </w:r>
      <w:proofErr w:type="gramStart"/>
      <w:r w:rsidRPr="00B64954">
        <w:rPr>
          <w:b/>
          <w:bCs/>
        </w:rPr>
        <w:t>floor(</w:t>
      </w:r>
      <w:proofErr w:type="gramEnd"/>
      <w:r w:rsidRPr="00B64954">
        <w:rPr>
          <w:b/>
          <w:bCs/>
        </w:rPr>
        <w:t>E e): </w:t>
      </w:r>
      <w:r w:rsidRPr="00B64954">
        <w:t>It returns the equal or closest least element of the specified element from the set, or null there is no such element.</w:t>
      </w:r>
    </w:p>
    <w:p w14:paraId="48F13894" w14:textId="77777777" w:rsidR="00B64954" w:rsidRPr="00B64954" w:rsidRDefault="00B64954" w:rsidP="00B64954">
      <w:pPr>
        <w:numPr>
          <w:ilvl w:val="0"/>
          <w:numId w:val="4"/>
        </w:numPr>
      </w:pPr>
      <w:r w:rsidRPr="00B64954">
        <w:rPr>
          <w:b/>
          <w:bCs/>
        </w:rPr>
        <w:t xml:space="preserve">E </w:t>
      </w:r>
      <w:proofErr w:type="gramStart"/>
      <w:r w:rsidRPr="00B64954">
        <w:rPr>
          <w:b/>
          <w:bCs/>
        </w:rPr>
        <w:t>higher(</w:t>
      </w:r>
      <w:proofErr w:type="gramEnd"/>
      <w:r w:rsidRPr="00B64954">
        <w:rPr>
          <w:b/>
          <w:bCs/>
        </w:rPr>
        <w:t>E e):</w:t>
      </w:r>
      <w:r w:rsidRPr="00B64954">
        <w:t> It returns the closest greatest element of the specified element from the set, or null there is no such element.</w:t>
      </w:r>
    </w:p>
    <w:p w14:paraId="69146153" w14:textId="77777777" w:rsidR="00B64954" w:rsidRPr="00B64954" w:rsidRDefault="00B64954" w:rsidP="00B64954">
      <w:pPr>
        <w:numPr>
          <w:ilvl w:val="0"/>
          <w:numId w:val="4"/>
        </w:numPr>
      </w:pPr>
      <w:r w:rsidRPr="00B64954">
        <w:rPr>
          <w:b/>
          <w:bCs/>
        </w:rPr>
        <w:t>E lower (E e):</w:t>
      </w:r>
      <w:r w:rsidRPr="00B64954">
        <w:t> It returns the closest least element of the specified element from the set, or null if there is no such element.</w:t>
      </w:r>
    </w:p>
    <w:p w14:paraId="4DE6AC01" w14:textId="77777777" w:rsidR="00B64954" w:rsidRPr="00B64954" w:rsidRDefault="00B64954" w:rsidP="00B64954">
      <w:pPr>
        <w:numPr>
          <w:ilvl w:val="0"/>
          <w:numId w:val="4"/>
        </w:numPr>
      </w:pPr>
      <w:r w:rsidRPr="00B64954">
        <w:rPr>
          <w:b/>
          <w:bCs/>
        </w:rPr>
        <w:t xml:space="preserve">E </w:t>
      </w:r>
      <w:proofErr w:type="spellStart"/>
      <w:proofErr w:type="gramStart"/>
      <w:r w:rsidRPr="00B64954">
        <w:rPr>
          <w:b/>
          <w:bCs/>
        </w:rPr>
        <w:t>pollFirst</w:t>
      </w:r>
      <w:proofErr w:type="spellEnd"/>
      <w:r w:rsidRPr="00B64954">
        <w:rPr>
          <w:b/>
          <w:bCs/>
        </w:rPr>
        <w:t>(</w:t>
      </w:r>
      <w:proofErr w:type="gramEnd"/>
      <w:r w:rsidRPr="00B64954">
        <w:rPr>
          <w:b/>
          <w:bCs/>
        </w:rPr>
        <w:t>):</w:t>
      </w:r>
      <w:r w:rsidRPr="00B64954">
        <w:t> It is used to retrieve and remove the lowest(first) element.</w:t>
      </w:r>
    </w:p>
    <w:p w14:paraId="2561900F" w14:textId="77777777" w:rsidR="00B64954" w:rsidRPr="00B64954" w:rsidRDefault="00B64954" w:rsidP="00B64954">
      <w:pPr>
        <w:numPr>
          <w:ilvl w:val="0"/>
          <w:numId w:val="4"/>
        </w:numPr>
      </w:pPr>
      <w:r w:rsidRPr="00B64954">
        <w:rPr>
          <w:b/>
          <w:bCs/>
        </w:rPr>
        <w:t xml:space="preserve">E </w:t>
      </w:r>
      <w:proofErr w:type="spellStart"/>
      <w:proofErr w:type="gramStart"/>
      <w:r w:rsidRPr="00B64954">
        <w:rPr>
          <w:b/>
          <w:bCs/>
        </w:rPr>
        <w:t>pollLast</w:t>
      </w:r>
      <w:proofErr w:type="spellEnd"/>
      <w:r w:rsidRPr="00B64954">
        <w:rPr>
          <w:b/>
          <w:bCs/>
        </w:rPr>
        <w:t>(</w:t>
      </w:r>
      <w:proofErr w:type="gramEnd"/>
      <w:r w:rsidRPr="00B64954">
        <w:rPr>
          <w:b/>
          <w:bCs/>
        </w:rPr>
        <w:t>):</w:t>
      </w:r>
      <w:r w:rsidRPr="00B64954">
        <w:t> It is used to retrieve and remove the highest(last) element.</w:t>
      </w:r>
    </w:p>
    <w:p w14:paraId="2AE0664B" w14:textId="77777777" w:rsidR="00B64954" w:rsidRPr="00B64954" w:rsidRDefault="00B64954" w:rsidP="00B64954">
      <w:pPr>
        <w:rPr>
          <w:b/>
          <w:bCs/>
        </w:rPr>
      </w:pPr>
      <w:r w:rsidRPr="00B64954">
        <w:rPr>
          <w:b/>
          <w:bCs/>
        </w:rPr>
        <w:t xml:space="preserve">Example to demonstrate </w:t>
      </w:r>
      <w:proofErr w:type="spellStart"/>
      <w:r w:rsidRPr="00B64954">
        <w:rPr>
          <w:b/>
          <w:bCs/>
        </w:rPr>
        <w:t>TreeSet</w:t>
      </w:r>
      <w:proofErr w:type="spellEnd"/>
      <w:r w:rsidRPr="00B64954">
        <w:rPr>
          <w:b/>
          <w:bCs/>
        </w:rPr>
        <w:t xml:space="preserve"> Collection in Java</w:t>
      </w:r>
    </w:p>
    <w:p w14:paraId="7DC112B9" w14:textId="77777777" w:rsidR="00B64954" w:rsidRPr="00B64954" w:rsidRDefault="00B64954" w:rsidP="00B64954">
      <w:r w:rsidRPr="00B64954">
        <w:rPr>
          <w:b/>
          <w:bCs/>
        </w:rPr>
        <w:t>import</w:t>
      </w:r>
      <w:r w:rsidRPr="00B64954">
        <w:rPr>
          <w:i/>
          <w:iCs/>
        </w:rPr>
        <w:t xml:space="preserve"> </w:t>
      </w:r>
      <w:proofErr w:type="spellStart"/>
      <w:proofErr w:type="gramStart"/>
      <w:r w:rsidRPr="00B64954">
        <w:rPr>
          <w:i/>
          <w:iCs/>
        </w:rPr>
        <w:t>java.util</w:t>
      </w:r>
      <w:proofErr w:type="gramEnd"/>
      <w:r w:rsidRPr="00B64954">
        <w:rPr>
          <w:i/>
          <w:iCs/>
        </w:rPr>
        <w:t>.TreeSet</w:t>
      </w:r>
      <w:proofErr w:type="spellEnd"/>
      <w:r w:rsidRPr="00B64954">
        <w:t>;</w:t>
      </w:r>
    </w:p>
    <w:p w14:paraId="72F84E59" w14:textId="77777777" w:rsidR="00B64954" w:rsidRPr="00B64954" w:rsidRDefault="00B64954" w:rsidP="00B64954">
      <w:r w:rsidRPr="00B64954">
        <w:rPr>
          <w:b/>
          <w:bCs/>
        </w:rPr>
        <w:t>public</w:t>
      </w:r>
      <w:r w:rsidRPr="00B64954">
        <w:t xml:space="preserve"> </w:t>
      </w:r>
      <w:r w:rsidRPr="00B64954">
        <w:rPr>
          <w:b/>
          <w:bCs/>
        </w:rPr>
        <w:t>class</w:t>
      </w:r>
      <w:r w:rsidRPr="00B64954">
        <w:t xml:space="preserve"> </w:t>
      </w:r>
      <w:proofErr w:type="spellStart"/>
      <w:r w:rsidRPr="00B64954">
        <w:t>TreeSetDemo</w:t>
      </w:r>
      <w:proofErr w:type="spellEnd"/>
    </w:p>
    <w:p w14:paraId="3AE29203" w14:textId="77777777" w:rsidR="00B64954" w:rsidRPr="00B64954" w:rsidRDefault="00B64954" w:rsidP="00B64954">
      <w:r w:rsidRPr="00B64954">
        <w:rPr>
          <w:b/>
          <w:bCs/>
        </w:rPr>
        <w:lastRenderedPageBreak/>
        <w:t>{</w:t>
      </w:r>
    </w:p>
    <w:p w14:paraId="2108434D" w14:textId="77777777" w:rsidR="00B64954" w:rsidRPr="00B64954" w:rsidRDefault="00B64954" w:rsidP="00B64954">
      <w:r w:rsidRPr="00B64954">
        <w:rPr>
          <w:b/>
          <w:bCs/>
        </w:rPr>
        <w:t>public</w:t>
      </w:r>
      <w:r w:rsidRPr="00B64954">
        <w:t xml:space="preserve"> </w:t>
      </w:r>
      <w:r w:rsidRPr="00B64954">
        <w:rPr>
          <w:b/>
          <w:bCs/>
        </w:rPr>
        <w:t>static</w:t>
      </w:r>
      <w:r w:rsidRPr="00B64954">
        <w:t xml:space="preserve"> </w:t>
      </w:r>
      <w:r w:rsidRPr="00B64954">
        <w:rPr>
          <w:b/>
          <w:bCs/>
        </w:rPr>
        <w:t>void</w:t>
      </w:r>
      <w:r w:rsidRPr="00B64954">
        <w:t xml:space="preserve"> main </w:t>
      </w:r>
      <w:r w:rsidRPr="00B64954">
        <w:rPr>
          <w:b/>
          <w:bCs/>
        </w:rPr>
        <w:t>(String</w:t>
      </w:r>
      <w:r w:rsidRPr="00B64954">
        <w:t xml:space="preserve"> </w:t>
      </w:r>
      <w:proofErr w:type="spellStart"/>
      <w:proofErr w:type="gramStart"/>
      <w:r w:rsidRPr="00B64954">
        <w:t>args</w:t>
      </w:r>
      <w:proofErr w:type="spellEnd"/>
      <w:r w:rsidRPr="00B64954">
        <w:rPr>
          <w:b/>
          <w:bCs/>
        </w:rPr>
        <w:t>[</w:t>
      </w:r>
      <w:proofErr w:type="gramEnd"/>
      <w:r w:rsidRPr="00B64954">
        <w:rPr>
          <w:b/>
          <w:bCs/>
        </w:rPr>
        <w:t>])</w:t>
      </w:r>
    </w:p>
    <w:p w14:paraId="550A9C04" w14:textId="77777777" w:rsidR="00B64954" w:rsidRPr="00B64954" w:rsidRDefault="00B64954" w:rsidP="00B64954">
      <w:r w:rsidRPr="00B64954">
        <w:rPr>
          <w:b/>
          <w:bCs/>
        </w:rPr>
        <w:t>{</w:t>
      </w:r>
    </w:p>
    <w:p w14:paraId="13102464" w14:textId="77777777" w:rsidR="00B64954" w:rsidRPr="00B64954" w:rsidRDefault="00B64954" w:rsidP="00B64954">
      <w:r w:rsidRPr="00B64954">
        <w:t xml:space="preserve">// </w:t>
      </w:r>
      <w:proofErr w:type="spellStart"/>
      <w:r w:rsidRPr="00B64954">
        <w:t>TreeSet</w:t>
      </w:r>
      <w:proofErr w:type="spellEnd"/>
      <w:r w:rsidRPr="00B64954">
        <w:t xml:space="preserve"> of String Type</w:t>
      </w:r>
    </w:p>
    <w:p w14:paraId="6D50C91F" w14:textId="77777777" w:rsidR="00B64954" w:rsidRPr="00B64954" w:rsidRDefault="00B64954" w:rsidP="00B64954">
      <w:proofErr w:type="spellStart"/>
      <w:r w:rsidRPr="00B64954">
        <w:t>TreeSet</w:t>
      </w:r>
      <w:proofErr w:type="spellEnd"/>
      <w:r w:rsidRPr="00B64954">
        <w:t xml:space="preserve"> </w:t>
      </w:r>
      <w:r w:rsidRPr="00B64954">
        <w:rPr>
          <w:b/>
          <w:bCs/>
        </w:rPr>
        <w:t>&lt;</w:t>
      </w:r>
      <w:r w:rsidRPr="00B64954">
        <w:t xml:space="preserve"> </w:t>
      </w:r>
      <w:r w:rsidRPr="00B64954">
        <w:rPr>
          <w:b/>
          <w:bCs/>
        </w:rPr>
        <w:t>String</w:t>
      </w:r>
      <w:r w:rsidRPr="00B64954">
        <w:t xml:space="preserve"> </w:t>
      </w:r>
      <w:r w:rsidRPr="00B64954">
        <w:rPr>
          <w:b/>
          <w:bCs/>
        </w:rPr>
        <w:t>&gt;</w:t>
      </w:r>
      <w:r w:rsidRPr="00B64954">
        <w:t xml:space="preserve"> </w:t>
      </w:r>
      <w:proofErr w:type="spellStart"/>
      <w:r w:rsidRPr="00B64954">
        <w:t>tset</w:t>
      </w:r>
      <w:proofErr w:type="spellEnd"/>
      <w:r w:rsidRPr="00B64954">
        <w:t xml:space="preserve"> = new </w:t>
      </w:r>
      <w:proofErr w:type="spellStart"/>
      <w:r w:rsidRPr="00B64954">
        <w:t>TreeSet</w:t>
      </w:r>
      <w:proofErr w:type="spellEnd"/>
      <w:r w:rsidRPr="00B64954">
        <w:t xml:space="preserve"> </w:t>
      </w:r>
      <w:r w:rsidRPr="00B64954">
        <w:rPr>
          <w:b/>
          <w:bCs/>
        </w:rPr>
        <w:t>&lt;</w:t>
      </w:r>
      <w:r w:rsidRPr="00B64954">
        <w:t xml:space="preserve"> </w:t>
      </w:r>
      <w:r w:rsidRPr="00B64954">
        <w:rPr>
          <w:b/>
          <w:bCs/>
        </w:rPr>
        <w:t>String</w:t>
      </w:r>
      <w:r w:rsidRPr="00B64954">
        <w:t xml:space="preserve"> </w:t>
      </w:r>
      <w:r w:rsidRPr="00B64954">
        <w:rPr>
          <w:b/>
          <w:bCs/>
        </w:rPr>
        <w:t>&gt;</w:t>
      </w:r>
      <w:r w:rsidRPr="00B64954">
        <w:t xml:space="preserve"> </w:t>
      </w:r>
      <w:r w:rsidRPr="00B64954">
        <w:rPr>
          <w:b/>
          <w:bCs/>
        </w:rPr>
        <w:t>()</w:t>
      </w:r>
      <w:r w:rsidRPr="00B64954">
        <w:t>;</w:t>
      </w:r>
    </w:p>
    <w:p w14:paraId="4F409E53" w14:textId="77777777" w:rsidR="00B64954" w:rsidRPr="00B64954" w:rsidRDefault="00B64954" w:rsidP="00B64954">
      <w:r w:rsidRPr="00B64954">
        <w:t xml:space="preserve">// Adding elements to </w:t>
      </w:r>
      <w:proofErr w:type="spellStart"/>
      <w:r w:rsidRPr="00B64954">
        <w:t>TreeSet</w:t>
      </w:r>
      <w:proofErr w:type="spellEnd"/>
      <w:r w:rsidRPr="00B64954">
        <w:t>&lt;String&gt;</w:t>
      </w:r>
    </w:p>
    <w:p w14:paraId="7D06BDED" w14:textId="77777777" w:rsidR="00B64954" w:rsidRPr="00B64954" w:rsidRDefault="00B64954" w:rsidP="00B64954">
      <w:proofErr w:type="spellStart"/>
      <w:r w:rsidRPr="00B64954">
        <w:t>tset.add</w:t>
      </w:r>
      <w:proofErr w:type="spellEnd"/>
      <w:r w:rsidRPr="00B64954">
        <w:t xml:space="preserve"> </w:t>
      </w:r>
      <w:r w:rsidRPr="00B64954">
        <w:rPr>
          <w:b/>
          <w:bCs/>
        </w:rPr>
        <w:t>(</w:t>
      </w:r>
      <w:r w:rsidRPr="00B64954">
        <w:t>"ABC"</w:t>
      </w:r>
      <w:r w:rsidRPr="00B64954">
        <w:rPr>
          <w:b/>
          <w:bCs/>
        </w:rPr>
        <w:t>)</w:t>
      </w:r>
      <w:r w:rsidRPr="00B64954">
        <w:t>;</w:t>
      </w:r>
    </w:p>
    <w:p w14:paraId="06B11CE5" w14:textId="77777777" w:rsidR="00B64954" w:rsidRPr="00B64954" w:rsidRDefault="00B64954" w:rsidP="00B64954">
      <w:proofErr w:type="spellStart"/>
      <w:r w:rsidRPr="00B64954">
        <w:t>tset.add</w:t>
      </w:r>
      <w:proofErr w:type="spellEnd"/>
      <w:r w:rsidRPr="00B64954">
        <w:t xml:space="preserve"> </w:t>
      </w:r>
      <w:r w:rsidRPr="00B64954">
        <w:rPr>
          <w:b/>
          <w:bCs/>
        </w:rPr>
        <w:t>(</w:t>
      </w:r>
      <w:r w:rsidRPr="00B64954">
        <w:t>"String"</w:t>
      </w:r>
      <w:r w:rsidRPr="00B64954">
        <w:rPr>
          <w:b/>
          <w:bCs/>
        </w:rPr>
        <w:t>)</w:t>
      </w:r>
      <w:r w:rsidRPr="00B64954">
        <w:t>;</w:t>
      </w:r>
    </w:p>
    <w:p w14:paraId="53AE30F7" w14:textId="77777777" w:rsidR="00B64954" w:rsidRPr="00B64954" w:rsidRDefault="00B64954" w:rsidP="00B64954">
      <w:proofErr w:type="spellStart"/>
      <w:r w:rsidRPr="00B64954">
        <w:t>tset.add</w:t>
      </w:r>
      <w:proofErr w:type="spellEnd"/>
      <w:r w:rsidRPr="00B64954">
        <w:t xml:space="preserve"> </w:t>
      </w:r>
      <w:r w:rsidRPr="00B64954">
        <w:rPr>
          <w:b/>
          <w:bCs/>
        </w:rPr>
        <w:t>(</w:t>
      </w:r>
      <w:r w:rsidRPr="00B64954">
        <w:t>"Test"</w:t>
      </w:r>
      <w:r w:rsidRPr="00B64954">
        <w:rPr>
          <w:b/>
          <w:bCs/>
        </w:rPr>
        <w:t>)</w:t>
      </w:r>
      <w:r w:rsidRPr="00B64954">
        <w:t>;</w:t>
      </w:r>
    </w:p>
    <w:p w14:paraId="5C996146" w14:textId="77777777" w:rsidR="00B64954" w:rsidRPr="00B64954" w:rsidRDefault="00B64954" w:rsidP="00B64954">
      <w:proofErr w:type="spellStart"/>
      <w:r w:rsidRPr="00B64954">
        <w:t>tset.add</w:t>
      </w:r>
      <w:proofErr w:type="spellEnd"/>
      <w:r w:rsidRPr="00B64954">
        <w:t xml:space="preserve"> </w:t>
      </w:r>
      <w:r w:rsidRPr="00B64954">
        <w:rPr>
          <w:b/>
          <w:bCs/>
        </w:rPr>
        <w:t>(</w:t>
      </w:r>
      <w:r w:rsidRPr="00B64954">
        <w:t>"Pen"</w:t>
      </w:r>
      <w:r w:rsidRPr="00B64954">
        <w:rPr>
          <w:b/>
          <w:bCs/>
        </w:rPr>
        <w:t>)</w:t>
      </w:r>
      <w:r w:rsidRPr="00B64954">
        <w:t>;</w:t>
      </w:r>
    </w:p>
    <w:p w14:paraId="0335A9B4" w14:textId="77777777" w:rsidR="00B64954" w:rsidRPr="00B64954" w:rsidRDefault="00B64954" w:rsidP="00B64954">
      <w:proofErr w:type="spellStart"/>
      <w:r w:rsidRPr="00B64954">
        <w:t>tset.add</w:t>
      </w:r>
      <w:proofErr w:type="spellEnd"/>
      <w:r w:rsidRPr="00B64954">
        <w:t xml:space="preserve"> </w:t>
      </w:r>
      <w:r w:rsidRPr="00B64954">
        <w:rPr>
          <w:b/>
          <w:bCs/>
        </w:rPr>
        <w:t>(</w:t>
      </w:r>
      <w:r w:rsidRPr="00B64954">
        <w:t>"Ink"</w:t>
      </w:r>
      <w:r w:rsidRPr="00B64954">
        <w:rPr>
          <w:b/>
          <w:bCs/>
        </w:rPr>
        <w:t>)</w:t>
      </w:r>
      <w:r w:rsidRPr="00B64954">
        <w:t>;</w:t>
      </w:r>
    </w:p>
    <w:p w14:paraId="3CBC07C0" w14:textId="77777777" w:rsidR="00B64954" w:rsidRPr="00B64954" w:rsidRDefault="00B64954" w:rsidP="00B64954">
      <w:proofErr w:type="spellStart"/>
      <w:r w:rsidRPr="00B64954">
        <w:t>tset.add</w:t>
      </w:r>
      <w:proofErr w:type="spellEnd"/>
      <w:r w:rsidRPr="00B64954">
        <w:t xml:space="preserve"> </w:t>
      </w:r>
      <w:r w:rsidRPr="00B64954">
        <w:rPr>
          <w:b/>
          <w:bCs/>
        </w:rPr>
        <w:t>(</w:t>
      </w:r>
      <w:r w:rsidRPr="00B64954">
        <w:t>"Jack"</w:t>
      </w:r>
      <w:r w:rsidRPr="00B64954">
        <w:rPr>
          <w:b/>
          <w:bCs/>
        </w:rPr>
        <w:t>)</w:t>
      </w:r>
      <w:r w:rsidRPr="00B64954">
        <w:t>;</w:t>
      </w:r>
    </w:p>
    <w:p w14:paraId="148234C9" w14:textId="77777777" w:rsidR="00B64954" w:rsidRPr="00B64954" w:rsidRDefault="00B64954" w:rsidP="00B64954">
      <w:r w:rsidRPr="00B64954">
        <w:t xml:space="preserve">//Displaying </w:t>
      </w:r>
      <w:proofErr w:type="spellStart"/>
      <w:r w:rsidRPr="00B64954">
        <w:t>TreeSet</w:t>
      </w:r>
      <w:proofErr w:type="spellEnd"/>
    </w:p>
    <w:p w14:paraId="622FB9F1" w14:textId="77777777" w:rsidR="00B64954" w:rsidRPr="00B64954" w:rsidRDefault="00B64954" w:rsidP="00B64954">
      <w:proofErr w:type="spellStart"/>
      <w:r w:rsidRPr="00B64954">
        <w:t>System.out.println</w:t>
      </w:r>
      <w:proofErr w:type="spellEnd"/>
      <w:r w:rsidRPr="00B64954">
        <w:t xml:space="preserve"> </w:t>
      </w:r>
      <w:r w:rsidRPr="00B64954">
        <w:rPr>
          <w:b/>
          <w:bCs/>
        </w:rPr>
        <w:t>(</w:t>
      </w:r>
      <w:proofErr w:type="spellStart"/>
      <w:r w:rsidRPr="00B64954">
        <w:t>tset</w:t>
      </w:r>
      <w:proofErr w:type="spellEnd"/>
      <w:r w:rsidRPr="00B64954">
        <w:rPr>
          <w:b/>
          <w:bCs/>
        </w:rPr>
        <w:t>)</w:t>
      </w:r>
      <w:r w:rsidRPr="00B64954">
        <w:t>;</w:t>
      </w:r>
    </w:p>
    <w:p w14:paraId="5BFD31DC" w14:textId="77777777" w:rsidR="00B64954" w:rsidRPr="00B64954" w:rsidRDefault="00B64954" w:rsidP="00B64954">
      <w:r w:rsidRPr="00B64954">
        <w:t xml:space="preserve">// </w:t>
      </w:r>
      <w:proofErr w:type="spellStart"/>
      <w:r w:rsidRPr="00B64954">
        <w:t>TreeSet</w:t>
      </w:r>
      <w:proofErr w:type="spellEnd"/>
      <w:r w:rsidRPr="00B64954">
        <w:t xml:space="preserve"> of Integer Type</w:t>
      </w:r>
    </w:p>
    <w:p w14:paraId="1B6EA090" w14:textId="77777777" w:rsidR="00B64954" w:rsidRPr="00B64954" w:rsidRDefault="00B64954" w:rsidP="00B64954">
      <w:proofErr w:type="spellStart"/>
      <w:r w:rsidRPr="00B64954">
        <w:t>TreeSet</w:t>
      </w:r>
      <w:proofErr w:type="spellEnd"/>
      <w:r w:rsidRPr="00B64954">
        <w:t xml:space="preserve"> </w:t>
      </w:r>
      <w:r w:rsidRPr="00B64954">
        <w:rPr>
          <w:b/>
          <w:bCs/>
        </w:rPr>
        <w:t>&lt;</w:t>
      </w:r>
      <w:r w:rsidRPr="00B64954">
        <w:t xml:space="preserve"> </w:t>
      </w:r>
      <w:r w:rsidRPr="00B64954">
        <w:rPr>
          <w:b/>
          <w:bCs/>
        </w:rPr>
        <w:t>Integer</w:t>
      </w:r>
      <w:r w:rsidRPr="00B64954">
        <w:t xml:space="preserve"> </w:t>
      </w:r>
      <w:r w:rsidRPr="00B64954">
        <w:rPr>
          <w:b/>
          <w:bCs/>
        </w:rPr>
        <w:t>&gt;</w:t>
      </w:r>
      <w:r w:rsidRPr="00B64954">
        <w:t xml:space="preserve"> tset2 = new </w:t>
      </w:r>
      <w:proofErr w:type="spellStart"/>
      <w:r w:rsidRPr="00B64954">
        <w:t>TreeSet</w:t>
      </w:r>
      <w:proofErr w:type="spellEnd"/>
      <w:r w:rsidRPr="00B64954">
        <w:t xml:space="preserve"> </w:t>
      </w:r>
      <w:r w:rsidRPr="00B64954">
        <w:rPr>
          <w:b/>
          <w:bCs/>
        </w:rPr>
        <w:t>&lt;</w:t>
      </w:r>
      <w:r w:rsidRPr="00B64954">
        <w:t xml:space="preserve"> </w:t>
      </w:r>
      <w:r w:rsidRPr="00B64954">
        <w:rPr>
          <w:b/>
          <w:bCs/>
        </w:rPr>
        <w:t>Integer</w:t>
      </w:r>
      <w:r w:rsidRPr="00B64954">
        <w:t xml:space="preserve"> </w:t>
      </w:r>
      <w:r w:rsidRPr="00B64954">
        <w:rPr>
          <w:b/>
          <w:bCs/>
        </w:rPr>
        <w:t>&gt;</w:t>
      </w:r>
      <w:r w:rsidRPr="00B64954">
        <w:t xml:space="preserve"> </w:t>
      </w:r>
      <w:r w:rsidRPr="00B64954">
        <w:rPr>
          <w:b/>
          <w:bCs/>
        </w:rPr>
        <w:t>()</w:t>
      </w:r>
      <w:r w:rsidRPr="00B64954">
        <w:t>;</w:t>
      </w:r>
    </w:p>
    <w:p w14:paraId="7E126D68" w14:textId="77777777" w:rsidR="00B64954" w:rsidRPr="00B64954" w:rsidRDefault="00B64954" w:rsidP="00B64954">
      <w:r w:rsidRPr="00B64954">
        <w:t xml:space="preserve">// Adding elements to </w:t>
      </w:r>
      <w:proofErr w:type="spellStart"/>
      <w:r w:rsidRPr="00B64954">
        <w:t>TreeSet</w:t>
      </w:r>
      <w:proofErr w:type="spellEnd"/>
      <w:r w:rsidRPr="00B64954">
        <w:t>&lt;Integer&gt;</w:t>
      </w:r>
    </w:p>
    <w:p w14:paraId="23FC185B" w14:textId="77777777" w:rsidR="00B64954" w:rsidRPr="00B64954" w:rsidRDefault="00B64954" w:rsidP="00B64954">
      <w:r w:rsidRPr="00B64954">
        <w:t xml:space="preserve">tset2.add </w:t>
      </w:r>
      <w:r w:rsidRPr="00B64954">
        <w:rPr>
          <w:b/>
          <w:bCs/>
        </w:rPr>
        <w:t>(</w:t>
      </w:r>
      <w:r w:rsidRPr="00B64954">
        <w:t>88</w:t>
      </w:r>
      <w:r w:rsidRPr="00B64954">
        <w:rPr>
          <w:b/>
          <w:bCs/>
        </w:rPr>
        <w:t>)</w:t>
      </w:r>
      <w:r w:rsidRPr="00B64954">
        <w:t>;</w:t>
      </w:r>
    </w:p>
    <w:p w14:paraId="193F325A" w14:textId="77777777" w:rsidR="00B64954" w:rsidRPr="00B64954" w:rsidRDefault="00B64954" w:rsidP="00B64954">
      <w:r w:rsidRPr="00B64954">
        <w:t xml:space="preserve">tset2.add </w:t>
      </w:r>
      <w:r w:rsidRPr="00B64954">
        <w:rPr>
          <w:b/>
          <w:bCs/>
        </w:rPr>
        <w:t>(</w:t>
      </w:r>
      <w:r w:rsidRPr="00B64954">
        <w:t>7</w:t>
      </w:r>
      <w:r w:rsidRPr="00B64954">
        <w:rPr>
          <w:b/>
          <w:bCs/>
        </w:rPr>
        <w:t>)</w:t>
      </w:r>
      <w:r w:rsidRPr="00B64954">
        <w:t>;</w:t>
      </w:r>
    </w:p>
    <w:p w14:paraId="287B71A0" w14:textId="77777777" w:rsidR="00B64954" w:rsidRPr="00B64954" w:rsidRDefault="00B64954" w:rsidP="00B64954">
      <w:r w:rsidRPr="00B64954">
        <w:t xml:space="preserve">tset2.add </w:t>
      </w:r>
      <w:r w:rsidRPr="00B64954">
        <w:rPr>
          <w:b/>
          <w:bCs/>
        </w:rPr>
        <w:t>(</w:t>
      </w:r>
      <w:r w:rsidRPr="00B64954">
        <w:t>101</w:t>
      </w:r>
      <w:r w:rsidRPr="00B64954">
        <w:rPr>
          <w:b/>
          <w:bCs/>
        </w:rPr>
        <w:t>)</w:t>
      </w:r>
      <w:r w:rsidRPr="00B64954">
        <w:t>;</w:t>
      </w:r>
    </w:p>
    <w:p w14:paraId="22C2D32E" w14:textId="77777777" w:rsidR="00B64954" w:rsidRPr="00B64954" w:rsidRDefault="00B64954" w:rsidP="00B64954">
      <w:r w:rsidRPr="00B64954">
        <w:t xml:space="preserve">tset2.add </w:t>
      </w:r>
      <w:r w:rsidRPr="00B64954">
        <w:rPr>
          <w:b/>
          <w:bCs/>
        </w:rPr>
        <w:t>(</w:t>
      </w:r>
      <w:r w:rsidRPr="00B64954">
        <w:t>0</w:t>
      </w:r>
      <w:r w:rsidRPr="00B64954">
        <w:rPr>
          <w:b/>
          <w:bCs/>
        </w:rPr>
        <w:t>)</w:t>
      </w:r>
      <w:r w:rsidRPr="00B64954">
        <w:t>;</w:t>
      </w:r>
    </w:p>
    <w:p w14:paraId="272C4D33" w14:textId="77777777" w:rsidR="00B64954" w:rsidRPr="00B64954" w:rsidRDefault="00B64954" w:rsidP="00B64954">
      <w:r w:rsidRPr="00B64954">
        <w:t xml:space="preserve">tset2.add </w:t>
      </w:r>
      <w:r w:rsidRPr="00B64954">
        <w:rPr>
          <w:b/>
          <w:bCs/>
        </w:rPr>
        <w:t>(</w:t>
      </w:r>
      <w:r w:rsidRPr="00B64954">
        <w:t>3</w:t>
      </w:r>
      <w:r w:rsidRPr="00B64954">
        <w:rPr>
          <w:b/>
          <w:bCs/>
        </w:rPr>
        <w:t>)</w:t>
      </w:r>
      <w:r w:rsidRPr="00B64954">
        <w:t>;</w:t>
      </w:r>
    </w:p>
    <w:p w14:paraId="699A6DEC" w14:textId="77777777" w:rsidR="00B64954" w:rsidRPr="00B64954" w:rsidRDefault="00B64954" w:rsidP="00B64954">
      <w:r w:rsidRPr="00B64954">
        <w:t xml:space="preserve">tset2.add </w:t>
      </w:r>
      <w:r w:rsidRPr="00B64954">
        <w:rPr>
          <w:b/>
          <w:bCs/>
        </w:rPr>
        <w:t>(</w:t>
      </w:r>
      <w:r w:rsidRPr="00B64954">
        <w:t>222</w:t>
      </w:r>
      <w:r w:rsidRPr="00B64954">
        <w:rPr>
          <w:b/>
          <w:bCs/>
        </w:rPr>
        <w:t>)</w:t>
      </w:r>
      <w:r w:rsidRPr="00B64954">
        <w:t>;</w:t>
      </w:r>
    </w:p>
    <w:p w14:paraId="6477F31D"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tset2</w:t>
      </w:r>
      <w:r w:rsidRPr="00B64954">
        <w:rPr>
          <w:b/>
          <w:bCs/>
        </w:rPr>
        <w:t>)</w:t>
      </w:r>
      <w:r w:rsidRPr="00B64954">
        <w:t>;</w:t>
      </w:r>
    </w:p>
    <w:p w14:paraId="68B68D74" w14:textId="77777777" w:rsidR="00B64954" w:rsidRPr="00B64954" w:rsidRDefault="00B64954" w:rsidP="00B64954">
      <w:r w:rsidRPr="00B64954">
        <w:rPr>
          <w:b/>
          <w:bCs/>
        </w:rPr>
        <w:t>}</w:t>
      </w:r>
    </w:p>
    <w:p w14:paraId="3E5D86E3" w14:textId="77777777" w:rsidR="00B64954" w:rsidRPr="00B64954" w:rsidRDefault="00B64954" w:rsidP="00B64954">
      <w:r w:rsidRPr="00B64954">
        <w:rPr>
          <w:b/>
          <w:bCs/>
        </w:rPr>
        <w:t>}</w:t>
      </w:r>
    </w:p>
    <w:p w14:paraId="250C93F3" w14:textId="77777777" w:rsidR="00B64954" w:rsidRPr="00B64954" w:rsidRDefault="00B64954" w:rsidP="00B64954">
      <w:pPr>
        <w:rPr>
          <w:b/>
          <w:bCs/>
        </w:rPr>
      </w:pPr>
      <w:r w:rsidRPr="00B64954">
        <w:rPr>
          <w:b/>
          <w:bCs/>
        </w:rPr>
        <w:t>Output:</w:t>
      </w:r>
    </w:p>
    <w:p w14:paraId="6E9490D0" w14:textId="6941BA60" w:rsidR="00B64954" w:rsidRPr="00B64954" w:rsidRDefault="00B64954" w:rsidP="00B64954">
      <w:r w:rsidRPr="00B64954">
        <w:drawing>
          <wp:inline distT="0" distB="0" distL="0" distR="0" wp14:anchorId="15625F30" wp14:editId="4DF5C98B">
            <wp:extent cx="3611880" cy="541020"/>
            <wp:effectExtent l="0" t="0" r="7620" b="0"/>
            <wp:docPr id="1568628168" name="Picture 12" descr="Tree Set Collec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ree Set Collections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1880" cy="541020"/>
                    </a:xfrm>
                    <a:prstGeom prst="rect">
                      <a:avLst/>
                    </a:prstGeom>
                    <a:noFill/>
                    <a:ln>
                      <a:noFill/>
                    </a:ln>
                  </pic:spPr>
                </pic:pic>
              </a:graphicData>
            </a:graphic>
          </wp:inline>
        </w:drawing>
      </w:r>
    </w:p>
    <w:p w14:paraId="54847CF6" w14:textId="77777777" w:rsidR="00B64954" w:rsidRPr="00B64954" w:rsidRDefault="00B64954" w:rsidP="00B64954">
      <w:pPr>
        <w:rPr>
          <w:b/>
          <w:bCs/>
        </w:rPr>
      </w:pPr>
      <w:proofErr w:type="spellStart"/>
      <w:r w:rsidRPr="00B64954">
        <w:rPr>
          <w:b/>
          <w:bCs/>
        </w:rPr>
        <w:t>TreeSet</w:t>
      </w:r>
      <w:proofErr w:type="spellEnd"/>
      <w:r w:rsidRPr="00B64954">
        <w:rPr>
          <w:b/>
          <w:bCs/>
        </w:rPr>
        <w:t xml:space="preserve"> Example with Complex Data type in Java:</w:t>
      </w:r>
    </w:p>
    <w:p w14:paraId="79BADDE1" w14:textId="77777777" w:rsidR="00B64954" w:rsidRPr="00B64954" w:rsidRDefault="00B64954" w:rsidP="00B64954">
      <w:r w:rsidRPr="00B64954">
        <w:rPr>
          <w:b/>
          <w:bCs/>
        </w:rPr>
        <w:t>import</w:t>
      </w:r>
      <w:r w:rsidRPr="00B64954">
        <w:rPr>
          <w:i/>
          <w:iCs/>
        </w:rPr>
        <w:t xml:space="preserve"> </w:t>
      </w:r>
      <w:proofErr w:type="spellStart"/>
      <w:proofErr w:type="gramStart"/>
      <w:r w:rsidRPr="00B64954">
        <w:rPr>
          <w:i/>
          <w:iCs/>
        </w:rPr>
        <w:t>java.util</w:t>
      </w:r>
      <w:proofErr w:type="gramEnd"/>
      <w:r w:rsidRPr="00B64954">
        <w:rPr>
          <w:i/>
          <w:iCs/>
        </w:rPr>
        <w:t>.Comparator</w:t>
      </w:r>
      <w:proofErr w:type="spellEnd"/>
      <w:r w:rsidRPr="00B64954">
        <w:t>;</w:t>
      </w:r>
    </w:p>
    <w:p w14:paraId="10DEEBE4" w14:textId="77777777" w:rsidR="00B64954" w:rsidRPr="00B64954" w:rsidRDefault="00B64954" w:rsidP="00B64954">
      <w:r w:rsidRPr="00B64954">
        <w:rPr>
          <w:b/>
          <w:bCs/>
        </w:rPr>
        <w:lastRenderedPageBreak/>
        <w:t>import</w:t>
      </w:r>
      <w:r w:rsidRPr="00B64954">
        <w:rPr>
          <w:i/>
          <w:iCs/>
        </w:rPr>
        <w:t xml:space="preserve"> </w:t>
      </w:r>
      <w:proofErr w:type="spellStart"/>
      <w:proofErr w:type="gramStart"/>
      <w:r w:rsidRPr="00B64954">
        <w:rPr>
          <w:i/>
          <w:iCs/>
        </w:rPr>
        <w:t>java.util</w:t>
      </w:r>
      <w:proofErr w:type="gramEnd"/>
      <w:r w:rsidRPr="00B64954">
        <w:rPr>
          <w:i/>
          <w:iCs/>
        </w:rPr>
        <w:t>.Objects</w:t>
      </w:r>
      <w:proofErr w:type="spellEnd"/>
      <w:r w:rsidRPr="00B64954">
        <w:t>;</w:t>
      </w:r>
    </w:p>
    <w:p w14:paraId="530C33B6" w14:textId="77777777" w:rsidR="00B64954" w:rsidRPr="00B64954" w:rsidRDefault="00B64954" w:rsidP="00B64954">
      <w:r w:rsidRPr="00B64954">
        <w:rPr>
          <w:b/>
          <w:bCs/>
        </w:rPr>
        <w:t>import</w:t>
      </w:r>
      <w:r w:rsidRPr="00B64954">
        <w:rPr>
          <w:i/>
          <w:iCs/>
        </w:rPr>
        <w:t xml:space="preserve"> </w:t>
      </w:r>
      <w:proofErr w:type="spellStart"/>
      <w:proofErr w:type="gramStart"/>
      <w:r w:rsidRPr="00B64954">
        <w:rPr>
          <w:i/>
          <w:iCs/>
        </w:rPr>
        <w:t>java.util</w:t>
      </w:r>
      <w:proofErr w:type="gramEnd"/>
      <w:r w:rsidRPr="00B64954">
        <w:rPr>
          <w:i/>
          <w:iCs/>
        </w:rPr>
        <w:t>.SortedSet</w:t>
      </w:r>
      <w:proofErr w:type="spellEnd"/>
      <w:r w:rsidRPr="00B64954">
        <w:t>;</w:t>
      </w:r>
    </w:p>
    <w:p w14:paraId="1628BB90" w14:textId="77777777" w:rsidR="00B64954" w:rsidRPr="00B64954" w:rsidRDefault="00B64954" w:rsidP="00B64954">
      <w:r w:rsidRPr="00B64954">
        <w:rPr>
          <w:b/>
          <w:bCs/>
        </w:rPr>
        <w:t>import</w:t>
      </w:r>
      <w:r w:rsidRPr="00B64954">
        <w:rPr>
          <w:i/>
          <w:iCs/>
        </w:rPr>
        <w:t xml:space="preserve"> </w:t>
      </w:r>
      <w:proofErr w:type="spellStart"/>
      <w:proofErr w:type="gramStart"/>
      <w:r w:rsidRPr="00B64954">
        <w:rPr>
          <w:i/>
          <w:iCs/>
        </w:rPr>
        <w:t>java.util</w:t>
      </w:r>
      <w:proofErr w:type="gramEnd"/>
      <w:r w:rsidRPr="00B64954">
        <w:rPr>
          <w:i/>
          <w:iCs/>
        </w:rPr>
        <w:t>.TreeSet</w:t>
      </w:r>
      <w:proofErr w:type="spellEnd"/>
      <w:r w:rsidRPr="00B64954">
        <w:t>;</w:t>
      </w:r>
    </w:p>
    <w:p w14:paraId="33B0531D" w14:textId="77777777" w:rsidR="00B64954" w:rsidRPr="00B64954" w:rsidRDefault="00B64954" w:rsidP="00B64954">
      <w:r w:rsidRPr="00B64954">
        <w:rPr>
          <w:b/>
          <w:bCs/>
        </w:rPr>
        <w:t>class</w:t>
      </w:r>
      <w:r w:rsidRPr="00B64954">
        <w:t xml:space="preserve"> Employee </w:t>
      </w:r>
      <w:r w:rsidRPr="00B64954">
        <w:rPr>
          <w:b/>
          <w:bCs/>
        </w:rPr>
        <w:t>implements</w:t>
      </w:r>
      <w:r w:rsidRPr="00B64954">
        <w:t xml:space="preserve"> Comparable </w:t>
      </w:r>
      <w:r w:rsidRPr="00B64954">
        <w:rPr>
          <w:b/>
          <w:bCs/>
        </w:rPr>
        <w:t>&lt;</w:t>
      </w:r>
      <w:r w:rsidRPr="00B64954">
        <w:t xml:space="preserve"> Employee </w:t>
      </w:r>
      <w:r w:rsidRPr="00B64954">
        <w:rPr>
          <w:b/>
          <w:bCs/>
        </w:rPr>
        <w:t>&gt;</w:t>
      </w:r>
    </w:p>
    <w:p w14:paraId="0E71442C" w14:textId="77777777" w:rsidR="00B64954" w:rsidRPr="00B64954" w:rsidRDefault="00B64954" w:rsidP="00B64954">
      <w:r w:rsidRPr="00B64954">
        <w:rPr>
          <w:b/>
          <w:bCs/>
        </w:rPr>
        <w:t>{</w:t>
      </w:r>
    </w:p>
    <w:p w14:paraId="2A510E26" w14:textId="77777777" w:rsidR="00B64954" w:rsidRPr="00B64954" w:rsidRDefault="00B64954" w:rsidP="00B64954">
      <w:r w:rsidRPr="00B64954">
        <w:rPr>
          <w:b/>
          <w:bCs/>
        </w:rPr>
        <w:t>private</w:t>
      </w:r>
      <w:r w:rsidRPr="00B64954">
        <w:t xml:space="preserve"> </w:t>
      </w:r>
      <w:r w:rsidRPr="00B64954">
        <w:rPr>
          <w:b/>
          <w:bCs/>
        </w:rPr>
        <w:t>int</w:t>
      </w:r>
      <w:r w:rsidRPr="00B64954">
        <w:t xml:space="preserve"> id;</w:t>
      </w:r>
    </w:p>
    <w:p w14:paraId="02988A32" w14:textId="77777777" w:rsidR="00B64954" w:rsidRPr="00B64954" w:rsidRDefault="00B64954" w:rsidP="00B64954">
      <w:r w:rsidRPr="00B64954">
        <w:rPr>
          <w:b/>
          <w:bCs/>
        </w:rPr>
        <w:t>private</w:t>
      </w:r>
      <w:r w:rsidRPr="00B64954">
        <w:t xml:space="preserve"> </w:t>
      </w:r>
      <w:r w:rsidRPr="00B64954">
        <w:rPr>
          <w:b/>
          <w:bCs/>
        </w:rPr>
        <w:t>String</w:t>
      </w:r>
      <w:r w:rsidRPr="00B64954">
        <w:t xml:space="preserve"> name;</w:t>
      </w:r>
    </w:p>
    <w:p w14:paraId="30FA5118" w14:textId="77777777" w:rsidR="00B64954" w:rsidRPr="00B64954" w:rsidRDefault="00B64954" w:rsidP="00B64954">
      <w:r w:rsidRPr="00B64954">
        <w:rPr>
          <w:b/>
          <w:bCs/>
        </w:rPr>
        <w:t>public</w:t>
      </w:r>
      <w:r w:rsidRPr="00B64954">
        <w:t xml:space="preserve"> Employee </w:t>
      </w:r>
      <w:r w:rsidRPr="00B64954">
        <w:rPr>
          <w:b/>
          <w:bCs/>
        </w:rPr>
        <w:t>(int</w:t>
      </w:r>
      <w:r w:rsidRPr="00B64954">
        <w:t xml:space="preserve"> id, </w:t>
      </w:r>
      <w:r w:rsidRPr="00B64954">
        <w:rPr>
          <w:b/>
          <w:bCs/>
        </w:rPr>
        <w:t>String</w:t>
      </w:r>
      <w:r w:rsidRPr="00B64954">
        <w:t xml:space="preserve"> name</w:t>
      </w:r>
      <w:r w:rsidRPr="00B64954">
        <w:rPr>
          <w:b/>
          <w:bCs/>
        </w:rPr>
        <w:t>)</w:t>
      </w:r>
    </w:p>
    <w:p w14:paraId="0E05D0A7" w14:textId="77777777" w:rsidR="00B64954" w:rsidRPr="00B64954" w:rsidRDefault="00B64954" w:rsidP="00B64954">
      <w:r w:rsidRPr="00B64954">
        <w:rPr>
          <w:b/>
          <w:bCs/>
        </w:rPr>
        <w:t>{</w:t>
      </w:r>
    </w:p>
    <w:p w14:paraId="1022535D" w14:textId="77777777" w:rsidR="00B64954" w:rsidRPr="00B64954" w:rsidRDefault="00B64954" w:rsidP="00B64954">
      <w:r w:rsidRPr="00B64954">
        <w:t>this.id = id;</w:t>
      </w:r>
    </w:p>
    <w:p w14:paraId="0FE4CF36" w14:textId="77777777" w:rsidR="00B64954" w:rsidRPr="00B64954" w:rsidRDefault="00B64954" w:rsidP="00B64954">
      <w:r w:rsidRPr="00B64954">
        <w:t>this.name = name;</w:t>
      </w:r>
    </w:p>
    <w:p w14:paraId="57EDF57A" w14:textId="77777777" w:rsidR="00B64954" w:rsidRPr="00B64954" w:rsidRDefault="00B64954" w:rsidP="00B64954">
      <w:r w:rsidRPr="00B64954">
        <w:rPr>
          <w:b/>
          <w:bCs/>
        </w:rPr>
        <w:t>}</w:t>
      </w:r>
    </w:p>
    <w:p w14:paraId="5EEF1F43" w14:textId="77777777" w:rsidR="00B64954" w:rsidRPr="00B64954" w:rsidRDefault="00B64954" w:rsidP="00B64954">
      <w:r w:rsidRPr="00B64954">
        <w:rPr>
          <w:b/>
          <w:bCs/>
        </w:rPr>
        <w:t>public</w:t>
      </w:r>
      <w:r w:rsidRPr="00B64954">
        <w:t xml:space="preserve"> </w:t>
      </w:r>
      <w:r w:rsidRPr="00B64954">
        <w:rPr>
          <w:b/>
          <w:bCs/>
        </w:rPr>
        <w:t>int</w:t>
      </w:r>
      <w:r w:rsidRPr="00B64954">
        <w:t xml:space="preserve"> </w:t>
      </w:r>
      <w:proofErr w:type="spellStart"/>
      <w:r w:rsidRPr="00B64954">
        <w:t>getId</w:t>
      </w:r>
      <w:proofErr w:type="spellEnd"/>
      <w:r w:rsidRPr="00B64954">
        <w:t xml:space="preserve"> </w:t>
      </w:r>
      <w:r w:rsidRPr="00B64954">
        <w:rPr>
          <w:b/>
          <w:bCs/>
        </w:rPr>
        <w:t>()</w:t>
      </w:r>
    </w:p>
    <w:p w14:paraId="168F344B" w14:textId="77777777" w:rsidR="00B64954" w:rsidRPr="00B64954" w:rsidRDefault="00B64954" w:rsidP="00B64954">
      <w:r w:rsidRPr="00B64954">
        <w:rPr>
          <w:b/>
          <w:bCs/>
        </w:rPr>
        <w:t>{</w:t>
      </w:r>
    </w:p>
    <w:p w14:paraId="0ED5EAC1" w14:textId="77777777" w:rsidR="00B64954" w:rsidRPr="00B64954" w:rsidRDefault="00B64954" w:rsidP="00B64954">
      <w:r w:rsidRPr="00B64954">
        <w:rPr>
          <w:b/>
          <w:bCs/>
        </w:rPr>
        <w:t>return</w:t>
      </w:r>
      <w:r w:rsidRPr="00B64954">
        <w:t xml:space="preserve"> id;</w:t>
      </w:r>
    </w:p>
    <w:p w14:paraId="3F9BA8DB" w14:textId="77777777" w:rsidR="00B64954" w:rsidRPr="00B64954" w:rsidRDefault="00B64954" w:rsidP="00B64954">
      <w:r w:rsidRPr="00B64954">
        <w:rPr>
          <w:b/>
          <w:bCs/>
        </w:rPr>
        <w:t>}</w:t>
      </w:r>
    </w:p>
    <w:p w14:paraId="51A9C2FB" w14:textId="77777777" w:rsidR="00B64954" w:rsidRPr="00B64954" w:rsidRDefault="00B64954" w:rsidP="00B64954">
      <w:r w:rsidRPr="00B64954">
        <w:rPr>
          <w:b/>
          <w:bCs/>
        </w:rPr>
        <w:t>public</w:t>
      </w:r>
      <w:r w:rsidRPr="00B64954">
        <w:t xml:space="preserve"> </w:t>
      </w:r>
      <w:r w:rsidRPr="00B64954">
        <w:rPr>
          <w:b/>
          <w:bCs/>
        </w:rPr>
        <w:t>void</w:t>
      </w:r>
      <w:r w:rsidRPr="00B64954">
        <w:t xml:space="preserve"> </w:t>
      </w:r>
      <w:proofErr w:type="spellStart"/>
      <w:r w:rsidRPr="00B64954">
        <w:t>setId</w:t>
      </w:r>
      <w:proofErr w:type="spellEnd"/>
      <w:r w:rsidRPr="00B64954">
        <w:t xml:space="preserve"> </w:t>
      </w:r>
      <w:r w:rsidRPr="00B64954">
        <w:rPr>
          <w:b/>
          <w:bCs/>
        </w:rPr>
        <w:t>(int</w:t>
      </w:r>
      <w:r w:rsidRPr="00B64954">
        <w:t xml:space="preserve"> id</w:t>
      </w:r>
      <w:r w:rsidRPr="00B64954">
        <w:rPr>
          <w:b/>
          <w:bCs/>
        </w:rPr>
        <w:t>)</w:t>
      </w:r>
    </w:p>
    <w:p w14:paraId="78AA06D3" w14:textId="77777777" w:rsidR="00B64954" w:rsidRPr="00B64954" w:rsidRDefault="00B64954" w:rsidP="00B64954">
      <w:r w:rsidRPr="00B64954">
        <w:rPr>
          <w:b/>
          <w:bCs/>
        </w:rPr>
        <w:t>{</w:t>
      </w:r>
    </w:p>
    <w:p w14:paraId="2DD4BF38" w14:textId="77777777" w:rsidR="00B64954" w:rsidRPr="00B64954" w:rsidRDefault="00B64954" w:rsidP="00B64954">
      <w:r w:rsidRPr="00B64954">
        <w:t>this.id = id;</w:t>
      </w:r>
    </w:p>
    <w:p w14:paraId="55B896D7" w14:textId="77777777" w:rsidR="00B64954" w:rsidRPr="00B64954" w:rsidRDefault="00B64954" w:rsidP="00B64954">
      <w:r w:rsidRPr="00B64954">
        <w:rPr>
          <w:b/>
          <w:bCs/>
        </w:rPr>
        <w:t>}</w:t>
      </w:r>
    </w:p>
    <w:p w14:paraId="257FAB98" w14:textId="77777777" w:rsidR="00B64954" w:rsidRPr="00B64954" w:rsidRDefault="00B64954" w:rsidP="00B64954">
      <w:r w:rsidRPr="00B64954">
        <w:rPr>
          <w:b/>
          <w:bCs/>
        </w:rPr>
        <w:t>public</w:t>
      </w:r>
      <w:r w:rsidRPr="00B64954">
        <w:t xml:space="preserve"> </w:t>
      </w:r>
      <w:r w:rsidRPr="00B64954">
        <w:rPr>
          <w:b/>
          <w:bCs/>
        </w:rPr>
        <w:t>String</w:t>
      </w:r>
      <w:r w:rsidRPr="00B64954">
        <w:t xml:space="preserve"> </w:t>
      </w:r>
      <w:proofErr w:type="spellStart"/>
      <w:r w:rsidRPr="00B64954">
        <w:t>getName</w:t>
      </w:r>
      <w:proofErr w:type="spellEnd"/>
      <w:r w:rsidRPr="00B64954">
        <w:t xml:space="preserve"> </w:t>
      </w:r>
      <w:r w:rsidRPr="00B64954">
        <w:rPr>
          <w:b/>
          <w:bCs/>
        </w:rPr>
        <w:t>()</w:t>
      </w:r>
    </w:p>
    <w:p w14:paraId="2DE6B8DE" w14:textId="77777777" w:rsidR="00B64954" w:rsidRPr="00B64954" w:rsidRDefault="00B64954" w:rsidP="00B64954">
      <w:r w:rsidRPr="00B64954">
        <w:rPr>
          <w:b/>
          <w:bCs/>
        </w:rPr>
        <w:t>{</w:t>
      </w:r>
    </w:p>
    <w:p w14:paraId="074EDD8A" w14:textId="77777777" w:rsidR="00B64954" w:rsidRPr="00B64954" w:rsidRDefault="00B64954" w:rsidP="00B64954">
      <w:r w:rsidRPr="00B64954">
        <w:rPr>
          <w:b/>
          <w:bCs/>
        </w:rPr>
        <w:t>return</w:t>
      </w:r>
      <w:r w:rsidRPr="00B64954">
        <w:t xml:space="preserve"> name;</w:t>
      </w:r>
    </w:p>
    <w:p w14:paraId="7795B625" w14:textId="77777777" w:rsidR="00B64954" w:rsidRPr="00B64954" w:rsidRDefault="00B64954" w:rsidP="00B64954">
      <w:r w:rsidRPr="00B64954">
        <w:rPr>
          <w:b/>
          <w:bCs/>
        </w:rPr>
        <w:t>}</w:t>
      </w:r>
    </w:p>
    <w:p w14:paraId="4579A06D" w14:textId="77777777" w:rsidR="00B64954" w:rsidRPr="00B64954" w:rsidRDefault="00B64954" w:rsidP="00B64954">
      <w:r w:rsidRPr="00B64954">
        <w:rPr>
          <w:b/>
          <w:bCs/>
        </w:rPr>
        <w:t>public</w:t>
      </w:r>
      <w:r w:rsidRPr="00B64954">
        <w:t xml:space="preserve"> </w:t>
      </w:r>
      <w:r w:rsidRPr="00B64954">
        <w:rPr>
          <w:b/>
          <w:bCs/>
        </w:rPr>
        <w:t>void</w:t>
      </w:r>
      <w:r w:rsidRPr="00B64954">
        <w:t xml:space="preserve"> </w:t>
      </w:r>
      <w:proofErr w:type="spellStart"/>
      <w:r w:rsidRPr="00B64954">
        <w:t>setName</w:t>
      </w:r>
      <w:proofErr w:type="spellEnd"/>
      <w:r w:rsidRPr="00B64954">
        <w:t xml:space="preserve"> </w:t>
      </w:r>
      <w:r w:rsidRPr="00B64954">
        <w:rPr>
          <w:b/>
          <w:bCs/>
        </w:rPr>
        <w:t>(String</w:t>
      </w:r>
      <w:r w:rsidRPr="00B64954">
        <w:t xml:space="preserve"> name</w:t>
      </w:r>
      <w:r w:rsidRPr="00B64954">
        <w:rPr>
          <w:b/>
          <w:bCs/>
        </w:rPr>
        <w:t>)</w:t>
      </w:r>
    </w:p>
    <w:p w14:paraId="660C6085" w14:textId="77777777" w:rsidR="00B64954" w:rsidRPr="00B64954" w:rsidRDefault="00B64954" w:rsidP="00B64954">
      <w:r w:rsidRPr="00B64954">
        <w:rPr>
          <w:b/>
          <w:bCs/>
        </w:rPr>
        <w:t>{</w:t>
      </w:r>
    </w:p>
    <w:p w14:paraId="03DFAFE1" w14:textId="77777777" w:rsidR="00B64954" w:rsidRPr="00B64954" w:rsidRDefault="00B64954" w:rsidP="00B64954">
      <w:r w:rsidRPr="00B64954">
        <w:t>this.name = name;</w:t>
      </w:r>
    </w:p>
    <w:p w14:paraId="376AEAE2" w14:textId="77777777" w:rsidR="00B64954" w:rsidRPr="00B64954" w:rsidRDefault="00B64954" w:rsidP="00B64954">
      <w:r w:rsidRPr="00B64954">
        <w:rPr>
          <w:b/>
          <w:bCs/>
        </w:rPr>
        <w:t>}</w:t>
      </w:r>
    </w:p>
    <w:p w14:paraId="1BC1B705" w14:textId="77777777" w:rsidR="00B64954" w:rsidRPr="00B64954" w:rsidRDefault="00B64954" w:rsidP="00B64954">
      <w:r w:rsidRPr="00B64954">
        <w:t>// Two Employees are equal if their IDs are equal</w:t>
      </w:r>
    </w:p>
    <w:p w14:paraId="71970943" w14:textId="77777777" w:rsidR="00B64954" w:rsidRPr="00B64954" w:rsidRDefault="00B64954" w:rsidP="00B64954">
      <w:r w:rsidRPr="00B64954">
        <w:t xml:space="preserve">@Override </w:t>
      </w:r>
      <w:r w:rsidRPr="00B64954">
        <w:rPr>
          <w:b/>
          <w:bCs/>
        </w:rPr>
        <w:t>public</w:t>
      </w:r>
      <w:r w:rsidRPr="00B64954">
        <w:t xml:space="preserve"> </w:t>
      </w:r>
      <w:proofErr w:type="spellStart"/>
      <w:r w:rsidRPr="00B64954">
        <w:rPr>
          <w:b/>
          <w:bCs/>
        </w:rPr>
        <w:t>boolean</w:t>
      </w:r>
      <w:proofErr w:type="spellEnd"/>
      <w:r w:rsidRPr="00B64954">
        <w:t xml:space="preserve"> equals </w:t>
      </w:r>
      <w:r w:rsidRPr="00B64954">
        <w:rPr>
          <w:b/>
          <w:bCs/>
        </w:rPr>
        <w:t>(</w:t>
      </w:r>
      <w:r w:rsidRPr="00B64954">
        <w:t>Object o</w:t>
      </w:r>
      <w:r w:rsidRPr="00B64954">
        <w:rPr>
          <w:b/>
          <w:bCs/>
        </w:rPr>
        <w:t>)</w:t>
      </w:r>
    </w:p>
    <w:p w14:paraId="4A4B565C" w14:textId="77777777" w:rsidR="00B64954" w:rsidRPr="00B64954" w:rsidRDefault="00B64954" w:rsidP="00B64954">
      <w:r w:rsidRPr="00B64954">
        <w:rPr>
          <w:b/>
          <w:bCs/>
        </w:rPr>
        <w:t>{</w:t>
      </w:r>
    </w:p>
    <w:p w14:paraId="473CED8D" w14:textId="77777777" w:rsidR="00B64954" w:rsidRPr="00B64954" w:rsidRDefault="00B64954" w:rsidP="00B64954">
      <w:r w:rsidRPr="00B64954">
        <w:rPr>
          <w:b/>
          <w:bCs/>
        </w:rPr>
        <w:lastRenderedPageBreak/>
        <w:t>if</w:t>
      </w:r>
      <w:r w:rsidRPr="00B64954">
        <w:t xml:space="preserve"> </w:t>
      </w:r>
      <w:r w:rsidRPr="00B64954">
        <w:rPr>
          <w:b/>
          <w:bCs/>
        </w:rPr>
        <w:t>(</w:t>
      </w:r>
      <w:r w:rsidRPr="00B64954">
        <w:t>this == o</w:t>
      </w:r>
      <w:r w:rsidRPr="00B64954">
        <w:rPr>
          <w:b/>
          <w:bCs/>
        </w:rPr>
        <w:t>)</w:t>
      </w:r>
    </w:p>
    <w:p w14:paraId="077203CE" w14:textId="77777777" w:rsidR="00B64954" w:rsidRPr="00B64954" w:rsidRDefault="00B64954" w:rsidP="00B64954">
      <w:r w:rsidRPr="00B64954">
        <w:rPr>
          <w:b/>
          <w:bCs/>
        </w:rPr>
        <w:t>return</w:t>
      </w:r>
      <w:r w:rsidRPr="00B64954">
        <w:t xml:space="preserve"> </w:t>
      </w:r>
      <w:r w:rsidRPr="00B64954">
        <w:rPr>
          <w:b/>
          <w:bCs/>
        </w:rPr>
        <w:t>true</w:t>
      </w:r>
      <w:r w:rsidRPr="00B64954">
        <w:t>;</w:t>
      </w:r>
    </w:p>
    <w:p w14:paraId="3C08B78C" w14:textId="77777777" w:rsidR="00B64954" w:rsidRPr="00B64954" w:rsidRDefault="00B64954" w:rsidP="00B64954">
      <w:r w:rsidRPr="00B64954">
        <w:rPr>
          <w:b/>
          <w:bCs/>
        </w:rPr>
        <w:t>if</w:t>
      </w:r>
      <w:r w:rsidRPr="00B64954">
        <w:t xml:space="preserve"> </w:t>
      </w:r>
      <w:r w:rsidRPr="00B64954">
        <w:rPr>
          <w:b/>
          <w:bCs/>
        </w:rPr>
        <w:t>(</w:t>
      </w:r>
      <w:r w:rsidRPr="00B64954">
        <w:t xml:space="preserve">o == </w:t>
      </w:r>
      <w:r w:rsidRPr="00B64954">
        <w:rPr>
          <w:b/>
          <w:bCs/>
        </w:rPr>
        <w:t>null</w:t>
      </w:r>
      <w:r w:rsidRPr="00B64954">
        <w:t xml:space="preserve"> || </w:t>
      </w:r>
      <w:proofErr w:type="spellStart"/>
      <w:r w:rsidRPr="00B64954">
        <w:t>getClass</w:t>
      </w:r>
      <w:proofErr w:type="spellEnd"/>
      <w:r w:rsidRPr="00B64954">
        <w:t xml:space="preserve"> </w:t>
      </w:r>
      <w:r w:rsidRPr="00B64954">
        <w:rPr>
          <w:b/>
          <w:bCs/>
        </w:rPr>
        <w:t>(</w:t>
      </w:r>
      <w:proofErr w:type="gramStart"/>
      <w:r w:rsidRPr="00B64954">
        <w:rPr>
          <w:b/>
          <w:bCs/>
        </w:rPr>
        <w:t>)</w:t>
      </w:r>
      <w:r w:rsidRPr="00B64954">
        <w:t xml:space="preserve"> !</w:t>
      </w:r>
      <w:proofErr w:type="gramEnd"/>
      <w:r w:rsidRPr="00B64954">
        <w:t xml:space="preserve">= </w:t>
      </w:r>
      <w:proofErr w:type="spellStart"/>
      <w:proofErr w:type="gramStart"/>
      <w:r w:rsidRPr="00B64954">
        <w:t>o.getClass</w:t>
      </w:r>
      <w:proofErr w:type="spellEnd"/>
      <w:proofErr w:type="gramEnd"/>
      <w:r w:rsidRPr="00B64954">
        <w:t xml:space="preserve"> </w:t>
      </w:r>
      <w:r w:rsidRPr="00B64954">
        <w:rPr>
          <w:b/>
          <w:bCs/>
        </w:rPr>
        <w:t>())</w:t>
      </w:r>
    </w:p>
    <w:p w14:paraId="35765B2A" w14:textId="77777777" w:rsidR="00B64954" w:rsidRPr="00B64954" w:rsidRDefault="00B64954" w:rsidP="00B64954">
      <w:r w:rsidRPr="00B64954">
        <w:rPr>
          <w:b/>
          <w:bCs/>
        </w:rPr>
        <w:t>return</w:t>
      </w:r>
      <w:r w:rsidRPr="00B64954">
        <w:t xml:space="preserve"> </w:t>
      </w:r>
      <w:r w:rsidRPr="00B64954">
        <w:rPr>
          <w:b/>
          <w:bCs/>
        </w:rPr>
        <w:t>false</w:t>
      </w:r>
      <w:r w:rsidRPr="00B64954">
        <w:t>;</w:t>
      </w:r>
    </w:p>
    <w:p w14:paraId="189423EA" w14:textId="77777777" w:rsidR="00B64954" w:rsidRPr="00B64954" w:rsidRDefault="00B64954" w:rsidP="00B64954">
      <w:r w:rsidRPr="00B64954">
        <w:t xml:space="preserve">Employee </w:t>
      </w:r>
      <w:proofErr w:type="spellStart"/>
      <w:r w:rsidRPr="00B64954">
        <w:t>employee</w:t>
      </w:r>
      <w:proofErr w:type="spellEnd"/>
      <w:r w:rsidRPr="00B64954">
        <w:t xml:space="preserve"> = </w:t>
      </w:r>
      <w:r w:rsidRPr="00B64954">
        <w:rPr>
          <w:b/>
          <w:bCs/>
        </w:rPr>
        <w:t>(</w:t>
      </w:r>
      <w:r w:rsidRPr="00B64954">
        <w:t>Employee</w:t>
      </w:r>
      <w:r w:rsidRPr="00B64954">
        <w:rPr>
          <w:b/>
          <w:bCs/>
        </w:rPr>
        <w:t>)</w:t>
      </w:r>
      <w:r w:rsidRPr="00B64954">
        <w:t xml:space="preserve"> o;</w:t>
      </w:r>
    </w:p>
    <w:p w14:paraId="063290B1" w14:textId="77777777" w:rsidR="00B64954" w:rsidRPr="00B64954" w:rsidRDefault="00B64954" w:rsidP="00B64954">
      <w:r w:rsidRPr="00B64954">
        <w:rPr>
          <w:b/>
          <w:bCs/>
        </w:rPr>
        <w:t>return</w:t>
      </w:r>
      <w:r w:rsidRPr="00B64954">
        <w:t xml:space="preserve"> id == employee.id;</w:t>
      </w:r>
    </w:p>
    <w:p w14:paraId="5CE5911E" w14:textId="77777777" w:rsidR="00B64954" w:rsidRPr="00B64954" w:rsidRDefault="00B64954" w:rsidP="00B64954">
      <w:r w:rsidRPr="00B64954">
        <w:rPr>
          <w:b/>
          <w:bCs/>
        </w:rPr>
        <w:t>}</w:t>
      </w:r>
    </w:p>
    <w:p w14:paraId="6DFD1C4A" w14:textId="77777777" w:rsidR="00B64954" w:rsidRPr="00B64954" w:rsidRDefault="00B64954" w:rsidP="00B64954">
      <w:r w:rsidRPr="00B64954">
        <w:t xml:space="preserve">@Override </w:t>
      </w:r>
      <w:r w:rsidRPr="00B64954">
        <w:rPr>
          <w:b/>
          <w:bCs/>
        </w:rPr>
        <w:t>public</w:t>
      </w:r>
      <w:r w:rsidRPr="00B64954">
        <w:t xml:space="preserve"> </w:t>
      </w:r>
      <w:r w:rsidRPr="00B64954">
        <w:rPr>
          <w:b/>
          <w:bCs/>
        </w:rPr>
        <w:t>int</w:t>
      </w:r>
      <w:r w:rsidRPr="00B64954">
        <w:t xml:space="preserve"> </w:t>
      </w:r>
      <w:proofErr w:type="spellStart"/>
      <w:r w:rsidRPr="00B64954">
        <w:t>hashCode</w:t>
      </w:r>
      <w:proofErr w:type="spellEnd"/>
      <w:r w:rsidRPr="00B64954">
        <w:t xml:space="preserve"> </w:t>
      </w:r>
      <w:r w:rsidRPr="00B64954">
        <w:rPr>
          <w:b/>
          <w:bCs/>
        </w:rPr>
        <w:t>()</w:t>
      </w:r>
    </w:p>
    <w:p w14:paraId="22332E68" w14:textId="77777777" w:rsidR="00B64954" w:rsidRPr="00B64954" w:rsidRDefault="00B64954" w:rsidP="00B64954">
      <w:r w:rsidRPr="00B64954">
        <w:rPr>
          <w:b/>
          <w:bCs/>
        </w:rPr>
        <w:t>{</w:t>
      </w:r>
    </w:p>
    <w:p w14:paraId="2088186F" w14:textId="77777777" w:rsidR="00B64954" w:rsidRPr="00B64954" w:rsidRDefault="00B64954" w:rsidP="00B64954">
      <w:r w:rsidRPr="00B64954">
        <w:rPr>
          <w:b/>
          <w:bCs/>
        </w:rPr>
        <w:t>return</w:t>
      </w:r>
      <w:r w:rsidRPr="00B64954">
        <w:t xml:space="preserve"> </w:t>
      </w:r>
      <w:proofErr w:type="spellStart"/>
      <w:r w:rsidRPr="00B64954">
        <w:t>Objects.hash</w:t>
      </w:r>
      <w:proofErr w:type="spellEnd"/>
      <w:r w:rsidRPr="00B64954">
        <w:t xml:space="preserve"> </w:t>
      </w:r>
      <w:r w:rsidRPr="00B64954">
        <w:rPr>
          <w:b/>
          <w:bCs/>
        </w:rPr>
        <w:t>(</w:t>
      </w:r>
      <w:r w:rsidRPr="00B64954">
        <w:t>id</w:t>
      </w:r>
      <w:r w:rsidRPr="00B64954">
        <w:rPr>
          <w:b/>
          <w:bCs/>
        </w:rPr>
        <w:t>)</w:t>
      </w:r>
      <w:r w:rsidRPr="00B64954">
        <w:t>;</w:t>
      </w:r>
    </w:p>
    <w:p w14:paraId="201E2D32" w14:textId="77777777" w:rsidR="00B64954" w:rsidRPr="00B64954" w:rsidRDefault="00B64954" w:rsidP="00B64954">
      <w:r w:rsidRPr="00B64954">
        <w:rPr>
          <w:b/>
          <w:bCs/>
        </w:rPr>
        <w:t>}</w:t>
      </w:r>
    </w:p>
    <w:p w14:paraId="40B8ACF5" w14:textId="77777777" w:rsidR="00B64954" w:rsidRPr="00B64954" w:rsidRDefault="00B64954" w:rsidP="00B64954">
      <w:r w:rsidRPr="00B64954">
        <w:t>// Compare employees based on their IDs</w:t>
      </w:r>
    </w:p>
    <w:p w14:paraId="07D00C06" w14:textId="77777777" w:rsidR="00B64954" w:rsidRPr="00B64954" w:rsidRDefault="00B64954" w:rsidP="00B64954">
      <w:r w:rsidRPr="00B64954">
        <w:t xml:space="preserve">@Override </w:t>
      </w:r>
      <w:r w:rsidRPr="00B64954">
        <w:rPr>
          <w:b/>
          <w:bCs/>
        </w:rPr>
        <w:t>public</w:t>
      </w:r>
      <w:r w:rsidRPr="00B64954">
        <w:t xml:space="preserve"> </w:t>
      </w:r>
      <w:r w:rsidRPr="00B64954">
        <w:rPr>
          <w:b/>
          <w:bCs/>
        </w:rPr>
        <w:t>int</w:t>
      </w:r>
      <w:r w:rsidRPr="00B64954">
        <w:t xml:space="preserve"> </w:t>
      </w:r>
      <w:proofErr w:type="spellStart"/>
      <w:r w:rsidRPr="00B64954">
        <w:t>compareTo</w:t>
      </w:r>
      <w:proofErr w:type="spellEnd"/>
      <w:r w:rsidRPr="00B64954">
        <w:t xml:space="preserve"> </w:t>
      </w:r>
      <w:r w:rsidRPr="00B64954">
        <w:rPr>
          <w:b/>
          <w:bCs/>
        </w:rPr>
        <w:t>(</w:t>
      </w:r>
      <w:r w:rsidRPr="00B64954">
        <w:t>Employee employee</w:t>
      </w:r>
      <w:r w:rsidRPr="00B64954">
        <w:rPr>
          <w:b/>
          <w:bCs/>
        </w:rPr>
        <w:t>)</w:t>
      </w:r>
    </w:p>
    <w:p w14:paraId="5369ED90" w14:textId="77777777" w:rsidR="00B64954" w:rsidRPr="00B64954" w:rsidRDefault="00B64954" w:rsidP="00B64954">
      <w:r w:rsidRPr="00B64954">
        <w:rPr>
          <w:b/>
          <w:bCs/>
        </w:rPr>
        <w:t>{</w:t>
      </w:r>
    </w:p>
    <w:p w14:paraId="21CB8DAC" w14:textId="77777777" w:rsidR="00B64954" w:rsidRPr="00B64954" w:rsidRDefault="00B64954" w:rsidP="00B64954">
      <w:r w:rsidRPr="00B64954">
        <w:rPr>
          <w:b/>
          <w:bCs/>
        </w:rPr>
        <w:t>return</w:t>
      </w:r>
      <w:r w:rsidRPr="00B64954">
        <w:t xml:space="preserve"> </w:t>
      </w:r>
      <w:proofErr w:type="spellStart"/>
      <w:proofErr w:type="gramStart"/>
      <w:r w:rsidRPr="00B64954">
        <w:t>this.getId</w:t>
      </w:r>
      <w:proofErr w:type="spellEnd"/>
      <w:proofErr w:type="gramEnd"/>
      <w:r w:rsidRPr="00B64954">
        <w:t xml:space="preserve"> </w:t>
      </w:r>
      <w:r w:rsidRPr="00B64954">
        <w:rPr>
          <w:b/>
          <w:bCs/>
        </w:rPr>
        <w:t>()</w:t>
      </w:r>
      <w:r w:rsidRPr="00B64954">
        <w:t xml:space="preserve"> - </w:t>
      </w:r>
      <w:proofErr w:type="spellStart"/>
      <w:proofErr w:type="gramStart"/>
      <w:r w:rsidRPr="00B64954">
        <w:t>employee.getId</w:t>
      </w:r>
      <w:proofErr w:type="spellEnd"/>
      <w:proofErr w:type="gramEnd"/>
      <w:r w:rsidRPr="00B64954">
        <w:t xml:space="preserve"> </w:t>
      </w:r>
      <w:r w:rsidRPr="00B64954">
        <w:rPr>
          <w:b/>
          <w:bCs/>
        </w:rPr>
        <w:t>()</w:t>
      </w:r>
      <w:r w:rsidRPr="00B64954">
        <w:t>;</w:t>
      </w:r>
    </w:p>
    <w:p w14:paraId="1906C997" w14:textId="77777777" w:rsidR="00B64954" w:rsidRPr="00B64954" w:rsidRDefault="00B64954" w:rsidP="00B64954">
      <w:r w:rsidRPr="00B64954">
        <w:rPr>
          <w:b/>
          <w:bCs/>
        </w:rPr>
        <w:t>}</w:t>
      </w:r>
    </w:p>
    <w:p w14:paraId="347071FC" w14:textId="77777777" w:rsidR="00B64954" w:rsidRPr="00B64954" w:rsidRDefault="00B64954" w:rsidP="00B64954">
      <w:r w:rsidRPr="00B64954">
        <w:t xml:space="preserve">@Override </w:t>
      </w:r>
      <w:r w:rsidRPr="00B64954">
        <w:rPr>
          <w:b/>
          <w:bCs/>
        </w:rPr>
        <w:t>public</w:t>
      </w:r>
      <w:r w:rsidRPr="00B64954">
        <w:t xml:space="preserve"> </w:t>
      </w:r>
      <w:r w:rsidRPr="00B64954">
        <w:rPr>
          <w:b/>
          <w:bCs/>
        </w:rPr>
        <w:t>String</w:t>
      </w:r>
      <w:r w:rsidRPr="00B64954">
        <w:t xml:space="preserve"> </w:t>
      </w:r>
      <w:proofErr w:type="spellStart"/>
      <w:r w:rsidRPr="00B64954">
        <w:t>toString</w:t>
      </w:r>
      <w:proofErr w:type="spellEnd"/>
      <w:r w:rsidRPr="00B64954">
        <w:t xml:space="preserve"> </w:t>
      </w:r>
      <w:r w:rsidRPr="00B64954">
        <w:rPr>
          <w:b/>
          <w:bCs/>
        </w:rPr>
        <w:t>()</w:t>
      </w:r>
    </w:p>
    <w:p w14:paraId="58D19900" w14:textId="77777777" w:rsidR="00B64954" w:rsidRPr="00B64954" w:rsidRDefault="00B64954" w:rsidP="00B64954">
      <w:r w:rsidRPr="00B64954">
        <w:rPr>
          <w:b/>
          <w:bCs/>
        </w:rPr>
        <w:t>{</w:t>
      </w:r>
    </w:p>
    <w:p w14:paraId="7BE787A3" w14:textId="77777777" w:rsidR="00B64954" w:rsidRPr="00B64954" w:rsidRDefault="00B64954" w:rsidP="00B64954">
      <w:r w:rsidRPr="00B64954">
        <w:rPr>
          <w:b/>
          <w:bCs/>
        </w:rPr>
        <w:t>return</w:t>
      </w:r>
      <w:r w:rsidRPr="00B64954">
        <w:t xml:space="preserve"> "</w:t>
      </w:r>
      <w:proofErr w:type="gramStart"/>
      <w:r w:rsidRPr="00B64954">
        <w:t>Employee{</w:t>
      </w:r>
      <w:proofErr w:type="gramEnd"/>
      <w:r w:rsidRPr="00B64954">
        <w:t>" + "id=" + id + ", name='" + name + '\'' + '}';</w:t>
      </w:r>
    </w:p>
    <w:p w14:paraId="7C4B74F8" w14:textId="77777777" w:rsidR="00B64954" w:rsidRPr="00B64954" w:rsidRDefault="00B64954" w:rsidP="00B64954">
      <w:r w:rsidRPr="00B64954">
        <w:rPr>
          <w:b/>
          <w:bCs/>
        </w:rPr>
        <w:t>}</w:t>
      </w:r>
    </w:p>
    <w:p w14:paraId="75D33890" w14:textId="77777777" w:rsidR="00B64954" w:rsidRPr="00B64954" w:rsidRDefault="00B64954" w:rsidP="00B64954">
      <w:r w:rsidRPr="00B64954">
        <w:rPr>
          <w:b/>
          <w:bCs/>
        </w:rPr>
        <w:t>}</w:t>
      </w:r>
    </w:p>
    <w:p w14:paraId="432DF0DC" w14:textId="77777777" w:rsidR="00B64954" w:rsidRPr="00B64954" w:rsidRDefault="00B64954" w:rsidP="00B64954">
      <w:r w:rsidRPr="00B64954">
        <w:rPr>
          <w:b/>
          <w:bCs/>
        </w:rPr>
        <w:t>public</w:t>
      </w:r>
      <w:r w:rsidRPr="00B64954">
        <w:t xml:space="preserve"> </w:t>
      </w:r>
      <w:r w:rsidRPr="00B64954">
        <w:rPr>
          <w:b/>
          <w:bCs/>
        </w:rPr>
        <w:t>class</w:t>
      </w:r>
      <w:r w:rsidRPr="00B64954">
        <w:t xml:space="preserve"> </w:t>
      </w:r>
      <w:proofErr w:type="spellStart"/>
      <w:r w:rsidRPr="00B64954">
        <w:t>TreeSetUserDefinedObjectExample</w:t>
      </w:r>
      <w:proofErr w:type="spellEnd"/>
    </w:p>
    <w:p w14:paraId="547E0E33" w14:textId="77777777" w:rsidR="00B64954" w:rsidRPr="00B64954" w:rsidRDefault="00B64954" w:rsidP="00B64954">
      <w:r w:rsidRPr="00B64954">
        <w:rPr>
          <w:b/>
          <w:bCs/>
        </w:rPr>
        <w:t>{</w:t>
      </w:r>
    </w:p>
    <w:p w14:paraId="02F3920C" w14:textId="77777777" w:rsidR="00B64954" w:rsidRPr="00B64954" w:rsidRDefault="00B64954" w:rsidP="00B64954">
      <w:r w:rsidRPr="00B64954">
        <w:rPr>
          <w:b/>
          <w:bCs/>
        </w:rPr>
        <w:t>public</w:t>
      </w:r>
      <w:r w:rsidRPr="00B64954">
        <w:t xml:space="preserve"> </w:t>
      </w:r>
      <w:r w:rsidRPr="00B64954">
        <w:rPr>
          <w:b/>
          <w:bCs/>
        </w:rPr>
        <w:t>static</w:t>
      </w:r>
      <w:r w:rsidRPr="00B64954">
        <w:t xml:space="preserve"> </w:t>
      </w:r>
      <w:r w:rsidRPr="00B64954">
        <w:rPr>
          <w:b/>
          <w:bCs/>
        </w:rPr>
        <w:t>void</w:t>
      </w:r>
      <w:r w:rsidRPr="00B64954">
        <w:t xml:space="preserve"> main </w:t>
      </w:r>
      <w:r w:rsidRPr="00B64954">
        <w:rPr>
          <w:b/>
          <w:bCs/>
        </w:rPr>
        <w:t>(String</w:t>
      </w:r>
      <w:proofErr w:type="gramStart"/>
      <w:r w:rsidRPr="00B64954">
        <w:rPr>
          <w:b/>
          <w:bCs/>
        </w:rPr>
        <w:t>[]</w:t>
      </w:r>
      <w:proofErr w:type="spellStart"/>
      <w:r w:rsidRPr="00B64954">
        <w:t>args</w:t>
      </w:r>
      <w:proofErr w:type="spellEnd"/>
      <w:proofErr w:type="gramEnd"/>
      <w:r w:rsidRPr="00B64954">
        <w:rPr>
          <w:b/>
          <w:bCs/>
        </w:rPr>
        <w:t>)</w:t>
      </w:r>
    </w:p>
    <w:p w14:paraId="55368FD4" w14:textId="77777777" w:rsidR="00B64954" w:rsidRPr="00B64954" w:rsidRDefault="00B64954" w:rsidP="00B64954">
      <w:r w:rsidRPr="00B64954">
        <w:rPr>
          <w:b/>
          <w:bCs/>
        </w:rPr>
        <w:t>{</w:t>
      </w:r>
    </w:p>
    <w:p w14:paraId="29389E12" w14:textId="77777777" w:rsidR="00B64954" w:rsidRPr="00B64954" w:rsidRDefault="00B64954" w:rsidP="00B64954">
      <w:proofErr w:type="spellStart"/>
      <w:r w:rsidRPr="00B64954">
        <w:t>TreeSet</w:t>
      </w:r>
      <w:proofErr w:type="spellEnd"/>
      <w:r w:rsidRPr="00B64954">
        <w:t xml:space="preserve"> </w:t>
      </w:r>
      <w:r w:rsidRPr="00B64954">
        <w:rPr>
          <w:b/>
          <w:bCs/>
        </w:rPr>
        <w:t>&lt;</w:t>
      </w:r>
      <w:r w:rsidRPr="00B64954">
        <w:t xml:space="preserve"> Employee </w:t>
      </w:r>
      <w:r w:rsidRPr="00B64954">
        <w:rPr>
          <w:b/>
          <w:bCs/>
        </w:rPr>
        <w:t>&gt;</w:t>
      </w:r>
      <w:r w:rsidRPr="00B64954">
        <w:t xml:space="preserve"> employees = new </w:t>
      </w:r>
      <w:proofErr w:type="spellStart"/>
      <w:r w:rsidRPr="00B64954">
        <w:t>TreeSet</w:t>
      </w:r>
      <w:proofErr w:type="spellEnd"/>
      <w:r w:rsidRPr="00B64954">
        <w:t xml:space="preserve"> </w:t>
      </w:r>
      <w:r w:rsidRPr="00B64954">
        <w:rPr>
          <w:b/>
          <w:bCs/>
        </w:rPr>
        <w:t>&lt;&gt;</w:t>
      </w:r>
      <w:r w:rsidRPr="00B64954">
        <w:t xml:space="preserve"> </w:t>
      </w:r>
      <w:r w:rsidRPr="00B64954">
        <w:rPr>
          <w:b/>
          <w:bCs/>
        </w:rPr>
        <w:t>()</w:t>
      </w:r>
      <w:r w:rsidRPr="00B64954">
        <w:t>;</w:t>
      </w:r>
    </w:p>
    <w:p w14:paraId="7C14F226" w14:textId="77777777" w:rsidR="00B64954" w:rsidRPr="00B64954" w:rsidRDefault="00B64954" w:rsidP="00B64954">
      <w:r w:rsidRPr="00B64954">
        <w:t xml:space="preserve">// </w:t>
      </w:r>
      <w:proofErr w:type="spellStart"/>
      <w:r w:rsidRPr="00B64954">
        <w:t>TreeSet</w:t>
      </w:r>
      <w:proofErr w:type="spellEnd"/>
      <w:r w:rsidRPr="00B64954">
        <w:t xml:space="preserve"> uses the </w:t>
      </w:r>
      <w:proofErr w:type="spellStart"/>
      <w:proofErr w:type="gramStart"/>
      <w:r w:rsidRPr="00B64954">
        <w:t>compareTo</w:t>
      </w:r>
      <w:proofErr w:type="spellEnd"/>
      <w:r w:rsidRPr="00B64954">
        <w:t>(</w:t>
      </w:r>
      <w:proofErr w:type="gramEnd"/>
      <w:r w:rsidRPr="00B64954">
        <w:t>) method of the Employee class to compare two</w:t>
      </w:r>
    </w:p>
    <w:p w14:paraId="4A9AA54C" w14:textId="77777777" w:rsidR="00B64954" w:rsidRPr="00B64954" w:rsidRDefault="00B64954" w:rsidP="00B64954">
      <w:r w:rsidRPr="00B64954">
        <w:t>// employees and sort them</w:t>
      </w:r>
    </w:p>
    <w:p w14:paraId="29C43A70" w14:textId="77777777" w:rsidR="00B64954" w:rsidRPr="00B64954" w:rsidRDefault="00B64954" w:rsidP="00B64954">
      <w:proofErr w:type="spellStart"/>
      <w:r w:rsidRPr="00B64954">
        <w:t>employees.add</w:t>
      </w:r>
      <w:proofErr w:type="spellEnd"/>
      <w:r w:rsidRPr="00B64954">
        <w:t xml:space="preserve"> </w:t>
      </w:r>
      <w:r w:rsidRPr="00B64954">
        <w:rPr>
          <w:b/>
          <w:bCs/>
        </w:rPr>
        <w:t>(</w:t>
      </w:r>
      <w:r w:rsidRPr="00B64954">
        <w:t xml:space="preserve">new Employee </w:t>
      </w:r>
      <w:r w:rsidRPr="00B64954">
        <w:rPr>
          <w:b/>
          <w:bCs/>
        </w:rPr>
        <w:t>(</w:t>
      </w:r>
      <w:r w:rsidRPr="00B64954">
        <w:t>1010, "Rajeev"</w:t>
      </w:r>
      <w:r w:rsidRPr="00B64954">
        <w:rPr>
          <w:b/>
          <w:bCs/>
        </w:rPr>
        <w:t>))</w:t>
      </w:r>
      <w:r w:rsidRPr="00B64954">
        <w:t>;</w:t>
      </w:r>
    </w:p>
    <w:p w14:paraId="6802AEC1" w14:textId="77777777" w:rsidR="00B64954" w:rsidRPr="00B64954" w:rsidRDefault="00B64954" w:rsidP="00B64954">
      <w:proofErr w:type="spellStart"/>
      <w:r w:rsidRPr="00B64954">
        <w:t>employees.add</w:t>
      </w:r>
      <w:proofErr w:type="spellEnd"/>
      <w:r w:rsidRPr="00B64954">
        <w:t xml:space="preserve"> </w:t>
      </w:r>
      <w:r w:rsidRPr="00B64954">
        <w:rPr>
          <w:b/>
          <w:bCs/>
        </w:rPr>
        <w:t>(</w:t>
      </w:r>
      <w:r w:rsidRPr="00B64954">
        <w:t xml:space="preserve">new Employee </w:t>
      </w:r>
      <w:r w:rsidRPr="00B64954">
        <w:rPr>
          <w:b/>
          <w:bCs/>
        </w:rPr>
        <w:t>(</w:t>
      </w:r>
      <w:r w:rsidRPr="00B64954">
        <w:t>1005, "Sachin"</w:t>
      </w:r>
      <w:r w:rsidRPr="00B64954">
        <w:rPr>
          <w:b/>
          <w:bCs/>
        </w:rPr>
        <w:t>))</w:t>
      </w:r>
      <w:r w:rsidRPr="00B64954">
        <w:t>;</w:t>
      </w:r>
    </w:p>
    <w:p w14:paraId="49F71AAC" w14:textId="77777777" w:rsidR="00B64954" w:rsidRPr="00B64954" w:rsidRDefault="00B64954" w:rsidP="00B64954">
      <w:proofErr w:type="spellStart"/>
      <w:r w:rsidRPr="00B64954">
        <w:t>employees.add</w:t>
      </w:r>
      <w:proofErr w:type="spellEnd"/>
      <w:r w:rsidRPr="00B64954">
        <w:t xml:space="preserve"> </w:t>
      </w:r>
      <w:r w:rsidRPr="00B64954">
        <w:rPr>
          <w:b/>
          <w:bCs/>
        </w:rPr>
        <w:t>(</w:t>
      </w:r>
      <w:r w:rsidRPr="00B64954">
        <w:t xml:space="preserve">new Employee </w:t>
      </w:r>
      <w:r w:rsidRPr="00B64954">
        <w:rPr>
          <w:b/>
          <w:bCs/>
        </w:rPr>
        <w:t>(</w:t>
      </w:r>
      <w:r w:rsidRPr="00B64954">
        <w:t>1008, "Chris"</w:t>
      </w:r>
      <w:r w:rsidRPr="00B64954">
        <w:rPr>
          <w:b/>
          <w:bCs/>
        </w:rPr>
        <w:t>))</w:t>
      </w:r>
      <w:r w:rsidRPr="00B64954">
        <w:t>;</w:t>
      </w:r>
    </w:p>
    <w:p w14:paraId="27C71C4A" w14:textId="77777777" w:rsidR="00B64954" w:rsidRPr="00B64954" w:rsidRDefault="00B64954" w:rsidP="00B64954">
      <w:proofErr w:type="spellStart"/>
      <w:r w:rsidRPr="00B64954">
        <w:lastRenderedPageBreak/>
        <w:t>System.out.println</w:t>
      </w:r>
      <w:proofErr w:type="spellEnd"/>
      <w:r w:rsidRPr="00B64954">
        <w:t xml:space="preserve"> </w:t>
      </w:r>
      <w:r w:rsidRPr="00B64954">
        <w:rPr>
          <w:b/>
          <w:bCs/>
        </w:rPr>
        <w:t>(</w:t>
      </w:r>
      <w:r w:rsidRPr="00B64954">
        <w:t>"Employees Sorted"</w:t>
      </w:r>
      <w:r w:rsidRPr="00B64954">
        <w:rPr>
          <w:b/>
          <w:bCs/>
        </w:rPr>
        <w:t>)</w:t>
      </w:r>
      <w:r w:rsidRPr="00B64954">
        <w:t>;</w:t>
      </w:r>
    </w:p>
    <w:p w14:paraId="1C951AA0"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employees</w:t>
      </w:r>
      <w:r w:rsidRPr="00B64954">
        <w:rPr>
          <w:b/>
          <w:bCs/>
        </w:rPr>
        <w:t>)</w:t>
      </w:r>
      <w:r w:rsidRPr="00B64954">
        <w:t>;</w:t>
      </w:r>
    </w:p>
    <w:p w14:paraId="1F2B3A81" w14:textId="77777777" w:rsidR="00B64954" w:rsidRPr="00B64954" w:rsidRDefault="00B64954" w:rsidP="00B64954">
      <w:r w:rsidRPr="00B64954">
        <w:rPr>
          <w:b/>
          <w:bCs/>
        </w:rPr>
        <w:t>}</w:t>
      </w:r>
    </w:p>
    <w:p w14:paraId="58701A30" w14:textId="77777777" w:rsidR="00B64954" w:rsidRPr="00B64954" w:rsidRDefault="00B64954" w:rsidP="00B64954">
      <w:r w:rsidRPr="00B64954">
        <w:rPr>
          <w:b/>
          <w:bCs/>
        </w:rPr>
        <w:t>}</w:t>
      </w:r>
    </w:p>
    <w:p w14:paraId="5FA98D89" w14:textId="77777777" w:rsidR="00B64954" w:rsidRPr="00B64954" w:rsidRDefault="00B64954" w:rsidP="00B64954">
      <w:pPr>
        <w:rPr>
          <w:b/>
          <w:bCs/>
        </w:rPr>
      </w:pPr>
      <w:r w:rsidRPr="00B64954">
        <w:rPr>
          <w:b/>
          <w:bCs/>
        </w:rPr>
        <w:t>Output:</w:t>
      </w:r>
    </w:p>
    <w:p w14:paraId="06A7A268" w14:textId="5C5C2A16" w:rsidR="00B64954" w:rsidRPr="00B64954" w:rsidRDefault="00B64954" w:rsidP="00B64954">
      <w:r w:rsidRPr="00B64954">
        <w:drawing>
          <wp:inline distT="0" distB="0" distL="0" distR="0" wp14:anchorId="79EA75D9" wp14:editId="136D1F73">
            <wp:extent cx="5731510" cy="302895"/>
            <wp:effectExtent l="0" t="0" r="2540" b="1905"/>
            <wp:docPr id="2114721870" name="Picture 11" descr="Tree Set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ree Set Example with Complex Data type in Ja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2895"/>
                    </a:xfrm>
                    <a:prstGeom prst="rect">
                      <a:avLst/>
                    </a:prstGeom>
                    <a:noFill/>
                    <a:ln>
                      <a:noFill/>
                    </a:ln>
                  </pic:spPr>
                </pic:pic>
              </a:graphicData>
            </a:graphic>
          </wp:inline>
        </w:drawing>
      </w:r>
    </w:p>
    <w:p w14:paraId="680E16E4" w14:textId="77777777" w:rsidR="00B64954" w:rsidRPr="00B64954" w:rsidRDefault="00B64954" w:rsidP="00B64954">
      <w:pPr>
        <w:rPr>
          <w:ins w:id="0" w:author="Unknown"/>
        </w:rPr>
      </w:pPr>
      <w:ins w:id="1" w:author="Unknown">
        <w:r w:rsidRPr="00B64954">
          <w:t>Discover more</w:t>
        </w:r>
      </w:ins>
    </w:p>
    <w:p w14:paraId="7F9121FC" w14:textId="77777777" w:rsidR="00B64954" w:rsidRPr="00B64954" w:rsidRDefault="00B64954" w:rsidP="00B64954">
      <w:pPr>
        <w:rPr>
          <w:ins w:id="2" w:author="Unknown"/>
        </w:rPr>
      </w:pPr>
      <w:ins w:id="3" w:author="Unknown">
        <w:r w:rsidRPr="00B64954">
          <w:t>Programming</w:t>
        </w:r>
      </w:ins>
    </w:p>
    <w:p w14:paraId="7DD1B5BB" w14:textId="77777777" w:rsidR="00B64954" w:rsidRPr="00B64954" w:rsidRDefault="00B64954" w:rsidP="00B64954">
      <w:pPr>
        <w:rPr>
          <w:ins w:id="4" w:author="Unknown"/>
        </w:rPr>
      </w:pPr>
      <w:ins w:id="5" w:author="Unknown">
        <w:r w:rsidRPr="00B64954">
          <w:t>JVM</w:t>
        </w:r>
      </w:ins>
    </w:p>
    <w:p w14:paraId="7135CA6E" w14:textId="77777777" w:rsidR="00B64954" w:rsidRPr="00B64954" w:rsidRDefault="00B64954" w:rsidP="00B64954">
      <w:pPr>
        <w:rPr>
          <w:ins w:id="6" w:author="Unknown"/>
        </w:rPr>
      </w:pPr>
      <w:proofErr w:type="spellStart"/>
      <w:ins w:id="7" w:author="Unknown">
        <w:r w:rsidRPr="00B64954">
          <w:t>DotNet</w:t>
        </w:r>
        <w:proofErr w:type="spellEnd"/>
      </w:ins>
    </w:p>
    <w:p w14:paraId="37A3D5C6" w14:textId="77777777" w:rsidR="00B64954" w:rsidRPr="00B64954" w:rsidRDefault="00B64954" w:rsidP="00B64954">
      <w:pPr>
        <w:rPr>
          <w:ins w:id="8" w:author="Unknown"/>
        </w:rPr>
      </w:pPr>
      <w:ins w:id="9" w:author="Unknown">
        <w:r w:rsidRPr="00B64954">
          <w:t>Garbage Collection</w:t>
        </w:r>
      </w:ins>
    </w:p>
    <w:p w14:paraId="234CD17E" w14:textId="77777777" w:rsidR="00B64954" w:rsidRPr="00B64954" w:rsidRDefault="00B64954" w:rsidP="00B64954">
      <w:pPr>
        <w:rPr>
          <w:ins w:id="10" w:author="Unknown"/>
        </w:rPr>
      </w:pPr>
      <w:ins w:id="11" w:author="Unknown">
        <w:r w:rsidRPr="00B64954">
          <w:t>Garbage collection</w:t>
        </w:r>
      </w:ins>
    </w:p>
    <w:p w14:paraId="550D89F7" w14:textId="77777777" w:rsidR="00B64954" w:rsidRPr="00B64954" w:rsidRDefault="00B64954" w:rsidP="00B64954">
      <w:pPr>
        <w:rPr>
          <w:ins w:id="12" w:author="Unknown"/>
        </w:rPr>
      </w:pPr>
      <w:ins w:id="13" w:author="Unknown">
        <w:r w:rsidRPr="00B64954">
          <w:t>.NET Framework</w:t>
        </w:r>
      </w:ins>
    </w:p>
    <w:p w14:paraId="0372B59B" w14:textId="77777777" w:rsidR="00B64954" w:rsidRPr="00B64954" w:rsidRDefault="00B64954" w:rsidP="00B64954">
      <w:pPr>
        <w:rPr>
          <w:ins w:id="14" w:author="Unknown"/>
        </w:rPr>
      </w:pPr>
      <w:ins w:id="15" w:author="Unknown">
        <w:r w:rsidRPr="00B64954">
          <w:t>Dot Net</w:t>
        </w:r>
      </w:ins>
    </w:p>
    <w:p w14:paraId="62ADABDC" w14:textId="77777777" w:rsidR="00B64954" w:rsidRPr="00B64954" w:rsidRDefault="00B64954" w:rsidP="00B64954">
      <w:pPr>
        <w:rPr>
          <w:ins w:id="16" w:author="Unknown"/>
        </w:rPr>
      </w:pPr>
      <w:ins w:id="17" w:author="Unknown">
        <w:r w:rsidRPr="00B64954">
          <w:t>NET</w:t>
        </w:r>
      </w:ins>
    </w:p>
    <w:p w14:paraId="3BA70BBC" w14:textId="77777777" w:rsidR="00B64954" w:rsidRPr="00B64954" w:rsidRDefault="00B64954" w:rsidP="00B64954">
      <w:pPr>
        <w:rPr>
          <w:ins w:id="18" w:author="Unknown"/>
        </w:rPr>
      </w:pPr>
      <w:ins w:id="19" w:author="Unknown">
        <w:r w:rsidRPr="00B64954">
          <w:t>Java virtual machine</w:t>
        </w:r>
      </w:ins>
    </w:p>
    <w:p w14:paraId="127A0BF5" w14:textId="77777777" w:rsidR="00B64954" w:rsidRPr="00B64954" w:rsidRDefault="00B64954" w:rsidP="00B64954">
      <w:pPr>
        <w:rPr>
          <w:b/>
          <w:bCs/>
        </w:rPr>
      </w:pPr>
      <w:r w:rsidRPr="00B64954">
        <w:rPr>
          <w:b/>
          <w:bCs/>
        </w:rPr>
        <w:t xml:space="preserve">Comparison Between HashSet, </w:t>
      </w:r>
      <w:proofErr w:type="spellStart"/>
      <w:r w:rsidRPr="00B64954">
        <w:rPr>
          <w:b/>
          <w:bCs/>
        </w:rPr>
        <w:t>LinkedHashSet</w:t>
      </w:r>
      <w:proofErr w:type="spellEnd"/>
      <w:r w:rsidRPr="00B64954">
        <w:rPr>
          <w:b/>
          <w:bCs/>
        </w:rPr>
        <w:t xml:space="preserve">, and </w:t>
      </w:r>
      <w:proofErr w:type="spellStart"/>
      <w:r w:rsidRPr="00B64954">
        <w:rPr>
          <w:b/>
          <w:bCs/>
        </w:rPr>
        <w:t>TreeSet</w:t>
      </w:r>
      <w:proofErr w:type="spellEnd"/>
      <w:r w:rsidRPr="00B64954">
        <w:rPr>
          <w:b/>
          <w:bCs/>
        </w:rPr>
        <w:t xml:space="preserve"> in Java</w:t>
      </w:r>
    </w:p>
    <w:p w14:paraId="6F29759E" w14:textId="492FE19C" w:rsidR="00B64954" w:rsidRPr="00B64954" w:rsidRDefault="00B64954" w:rsidP="00B64954">
      <w:r w:rsidRPr="00B64954">
        <w:drawing>
          <wp:inline distT="0" distB="0" distL="0" distR="0" wp14:anchorId="32B7F5A0" wp14:editId="29E82067">
            <wp:extent cx="5731510" cy="2467610"/>
            <wp:effectExtent l="0" t="0" r="2540" b="8890"/>
            <wp:docPr id="1440459881" name="Picture 10" descr="Comparison Between HashSet, LinkedHashSet and Tree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omparison Between HashSet, LinkedHashSet and TreeSet in Jav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67610"/>
                    </a:xfrm>
                    <a:prstGeom prst="rect">
                      <a:avLst/>
                    </a:prstGeom>
                    <a:noFill/>
                    <a:ln>
                      <a:noFill/>
                    </a:ln>
                  </pic:spPr>
                </pic:pic>
              </a:graphicData>
            </a:graphic>
          </wp:inline>
        </w:drawing>
      </w:r>
    </w:p>
    <w:p w14:paraId="24921068" w14:textId="77777777" w:rsidR="00B64954" w:rsidRPr="00B64954" w:rsidRDefault="00B64954" w:rsidP="00B64954">
      <w:pPr>
        <w:rPr>
          <w:b/>
          <w:bCs/>
        </w:rPr>
      </w:pPr>
      <w:proofErr w:type="spellStart"/>
      <w:r w:rsidRPr="00B64954">
        <w:rPr>
          <w:b/>
          <w:bCs/>
        </w:rPr>
        <w:t>SortedSet</w:t>
      </w:r>
      <w:proofErr w:type="spellEnd"/>
      <w:r w:rsidRPr="00B64954">
        <w:rPr>
          <w:b/>
          <w:bCs/>
        </w:rPr>
        <w:t xml:space="preserve"> Collection in Java:</w:t>
      </w:r>
    </w:p>
    <w:p w14:paraId="128C2FBD" w14:textId="77777777" w:rsidR="00B64954" w:rsidRPr="00B64954" w:rsidRDefault="00B64954" w:rsidP="00B64954">
      <w:r w:rsidRPr="00B64954">
        <w:t xml:space="preserve">The </w:t>
      </w:r>
      <w:proofErr w:type="spellStart"/>
      <w:r w:rsidRPr="00B64954">
        <w:t>SortedSet</w:t>
      </w:r>
      <w:proofErr w:type="spellEnd"/>
      <w:r w:rsidRPr="00B64954">
        <w:t xml:space="preserve"> interface extends Set and declares the </w:t>
      </w:r>
      <w:proofErr w:type="spellStart"/>
      <w:r w:rsidRPr="00B64954">
        <w:t>behavior</w:t>
      </w:r>
      <w:proofErr w:type="spellEnd"/>
      <w:r w:rsidRPr="00B64954">
        <w:t xml:space="preserve"> of a set sorted in ascending order. Several methods throw a </w:t>
      </w:r>
      <w:proofErr w:type="spellStart"/>
      <w:r w:rsidRPr="00B64954">
        <w:t>NoSuchElementException</w:t>
      </w:r>
      <w:proofErr w:type="spellEnd"/>
      <w:r w:rsidRPr="00B64954">
        <w:t xml:space="preserve"> when no items are contained in the invoking set.</w:t>
      </w:r>
    </w:p>
    <w:p w14:paraId="271023DA" w14:textId="77777777" w:rsidR="00B64954" w:rsidRPr="00B64954" w:rsidRDefault="00B64954" w:rsidP="00B64954">
      <w:r w:rsidRPr="00B64954">
        <w:lastRenderedPageBreak/>
        <w:t xml:space="preserve">A </w:t>
      </w:r>
      <w:proofErr w:type="spellStart"/>
      <w:r w:rsidRPr="00B64954">
        <w:t>ClassCastException</w:t>
      </w:r>
      <w:proofErr w:type="spellEnd"/>
      <w:r w:rsidRPr="00B64954">
        <w:t xml:space="preserve"> is thrown when an object is incompatible with the elements in a set. A </w:t>
      </w:r>
      <w:proofErr w:type="spellStart"/>
      <w:r w:rsidRPr="00B64954">
        <w:t>NullPointerException</w:t>
      </w:r>
      <w:proofErr w:type="spellEnd"/>
      <w:r w:rsidRPr="00B64954">
        <w:t xml:space="preserve"> is thrown if an attempt is made to use a null object and null is not allowed in the set.</w:t>
      </w:r>
    </w:p>
    <w:p w14:paraId="313C32E5" w14:textId="77777777" w:rsidR="00B64954" w:rsidRPr="00B64954" w:rsidRDefault="00B64954" w:rsidP="00B64954">
      <w:pPr>
        <w:rPr>
          <w:b/>
          <w:bCs/>
        </w:rPr>
      </w:pPr>
      <w:proofErr w:type="spellStart"/>
      <w:r w:rsidRPr="00B64954">
        <w:rPr>
          <w:b/>
          <w:bCs/>
        </w:rPr>
        <w:t>SortedSet</w:t>
      </w:r>
      <w:proofErr w:type="spellEnd"/>
      <w:r w:rsidRPr="00B64954">
        <w:rPr>
          <w:b/>
          <w:bCs/>
        </w:rPr>
        <w:t xml:space="preserve"> Methods in Java</w:t>
      </w:r>
    </w:p>
    <w:p w14:paraId="6D7946B7" w14:textId="77777777" w:rsidR="00B64954" w:rsidRPr="00B64954" w:rsidRDefault="00B64954" w:rsidP="00B64954">
      <w:pPr>
        <w:numPr>
          <w:ilvl w:val="0"/>
          <w:numId w:val="5"/>
        </w:numPr>
      </w:pPr>
      <w:r w:rsidRPr="00B64954">
        <w:rPr>
          <w:b/>
          <w:bCs/>
        </w:rPr>
        <w:t xml:space="preserve">Object </w:t>
      </w:r>
      <w:proofErr w:type="gramStart"/>
      <w:r w:rsidRPr="00B64954">
        <w:rPr>
          <w:b/>
          <w:bCs/>
        </w:rPr>
        <w:t>first(</w:t>
      </w:r>
      <w:proofErr w:type="gramEnd"/>
      <w:r w:rsidRPr="00B64954">
        <w:rPr>
          <w:b/>
          <w:bCs/>
        </w:rPr>
        <w:t>)</w:t>
      </w:r>
      <w:r w:rsidRPr="00B64954">
        <w:t>: Returns the first element in the invoking sorted set.</w:t>
      </w:r>
    </w:p>
    <w:p w14:paraId="609ADE47" w14:textId="77777777" w:rsidR="00B64954" w:rsidRPr="00B64954" w:rsidRDefault="00B64954" w:rsidP="00B64954">
      <w:pPr>
        <w:numPr>
          <w:ilvl w:val="0"/>
          <w:numId w:val="5"/>
        </w:numPr>
      </w:pPr>
      <w:proofErr w:type="spellStart"/>
      <w:r w:rsidRPr="00B64954">
        <w:rPr>
          <w:b/>
          <w:bCs/>
        </w:rPr>
        <w:t>SortedSet</w:t>
      </w:r>
      <w:proofErr w:type="spellEnd"/>
      <w:r w:rsidRPr="00B64954">
        <w:rPr>
          <w:b/>
          <w:bCs/>
        </w:rPr>
        <w:t xml:space="preserve"> </w:t>
      </w:r>
      <w:proofErr w:type="spellStart"/>
      <w:proofErr w:type="gramStart"/>
      <w:r w:rsidRPr="00B64954">
        <w:rPr>
          <w:b/>
          <w:bCs/>
        </w:rPr>
        <w:t>headSet</w:t>
      </w:r>
      <w:proofErr w:type="spellEnd"/>
      <w:r w:rsidRPr="00B64954">
        <w:rPr>
          <w:b/>
          <w:bCs/>
        </w:rPr>
        <w:t>(</w:t>
      </w:r>
      <w:proofErr w:type="gramEnd"/>
      <w:r w:rsidRPr="00B64954">
        <w:rPr>
          <w:b/>
          <w:bCs/>
        </w:rPr>
        <w:t>Object end)</w:t>
      </w:r>
      <w:r w:rsidRPr="00B64954">
        <w:t xml:space="preserve">: Returns a </w:t>
      </w:r>
      <w:proofErr w:type="spellStart"/>
      <w:r w:rsidRPr="00B64954">
        <w:t>SortedSet</w:t>
      </w:r>
      <w:proofErr w:type="spellEnd"/>
      <w:r w:rsidRPr="00B64954">
        <w:t xml:space="preserve"> containing those elements less than the end that are contained in the invoking sorted set. Elements in the returned sorted set are also referenced by the invoking sorted set.</w:t>
      </w:r>
    </w:p>
    <w:p w14:paraId="304E371D" w14:textId="77777777" w:rsidR="00B64954" w:rsidRPr="00B64954" w:rsidRDefault="00B64954" w:rsidP="00B64954">
      <w:pPr>
        <w:numPr>
          <w:ilvl w:val="0"/>
          <w:numId w:val="5"/>
        </w:numPr>
      </w:pPr>
      <w:r w:rsidRPr="00B64954">
        <w:rPr>
          <w:b/>
          <w:bCs/>
        </w:rPr>
        <w:t xml:space="preserve">Object </w:t>
      </w:r>
      <w:proofErr w:type="gramStart"/>
      <w:r w:rsidRPr="00B64954">
        <w:rPr>
          <w:b/>
          <w:bCs/>
        </w:rPr>
        <w:t>last(</w:t>
      </w:r>
      <w:proofErr w:type="gramEnd"/>
      <w:r w:rsidRPr="00B64954">
        <w:rPr>
          <w:b/>
          <w:bCs/>
        </w:rPr>
        <w:t>)</w:t>
      </w:r>
      <w:r w:rsidRPr="00B64954">
        <w:t>: Returns the last element in the invoking sorted set.</w:t>
      </w:r>
    </w:p>
    <w:p w14:paraId="43A52DE6" w14:textId="77777777" w:rsidR="00B64954" w:rsidRPr="00B64954" w:rsidRDefault="00B64954" w:rsidP="00B64954">
      <w:pPr>
        <w:numPr>
          <w:ilvl w:val="0"/>
          <w:numId w:val="5"/>
        </w:numPr>
      </w:pPr>
      <w:proofErr w:type="spellStart"/>
      <w:r w:rsidRPr="00B64954">
        <w:rPr>
          <w:b/>
          <w:bCs/>
        </w:rPr>
        <w:t>SortedSet</w:t>
      </w:r>
      <w:proofErr w:type="spellEnd"/>
      <w:r w:rsidRPr="00B64954">
        <w:rPr>
          <w:b/>
          <w:bCs/>
        </w:rPr>
        <w:t xml:space="preserve"> </w:t>
      </w:r>
      <w:proofErr w:type="spellStart"/>
      <w:proofErr w:type="gramStart"/>
      <w:r w:rsidRPr="00B64954">
        <w:rPr>
          <w:b/>
          <w:bCs/>
        </w:rPr>
        <w:t>subSet</w:t>
      </w:r>
      <w:proofErr w:type="spellEnd"/>
      <w:r w:rsidRPr="00B64954">
        <w:rPr>
          <w:b/>
          <w:bCs/>
        </w:rPr>
        <w:t>(</w:t>
      </w:r>
      <w:proofErr w:type="gramEnd"/>
      <w:r w:rsidRPr="00B64954">
        <w:rPr>
          <w:b/>
          <w:bCs/>
        </w:rPr>
        <w:t>Object start, Object end)</w:t>
      </w:r>
      <w:r w:rsidRPr="00B64954">
        <w:t xml:space="preserve">: Returns a </w:t>
      </w:r>
      <w:proofErr w:type="spellStart"/>
      <w:r w:rsidRPr="00B64954">
        <w:t>SortedSet</w:t>
      </w:r>
      <w:proofErr w:type="spellEnd"/>
      <w:r w:rsidRPr="00B64954">
        <w:t xml:space="preserve"> that includes those elements between start and end.1. Elements in the returned collection are also referenced by the invoking object.</w:t>
      </w:r>
    </w:p>
    <w:p w14:paraId="32DEACA5" w14:textId="77777777" w:rsidR="00B64954" w:rsidRPr="00B64954" w:rsidRDefault="00B64954" w:rsidP="00B64954">
      <w:pPr>
        <w:numPr>
          <w:ilvl w:val="0"/>
          <w:numId w:val="5"/>
        </w:numPr>
      </w:pPr>
      <w:proofErr w:type="spellStart"/>
      <w:r w:rsidRPr="00B64954">
        <w:rPr>
          <w:b/>
          <w:bCs/>
        </w:rPr>
        <w:t>SortedSet</w:t>
      </w:r>
      <w:proofErr w:type="spellEnd"/>
      <w:r w:rsidRPr="00B64954">
        <w:rPr>
          <w:b/>
          <w:bCs/>
        </w:rPr>
        <w:t xml:space="preserve"> </w:t>
      </w:r>
      <w:proofErr w:type="spellStart"/>
      <w:proofErr w:type="gramStart"/>
      <w:r w:rsidRPr="00B64954">
        <w:rPr>
          <w:b/>
          <w:bCs/>
        </w:rPr>
        <w:t>tailSet</w:t>
      </w:r>
      <w:proofErr w:type="spellEnd"/>
      <w:r w:rsidRPr="00B64954">
        <w:rPr>
          <w:b/>
          <w:bCs/>
        </w:rPr>
        <w:t>(</w:t>
      </w:r>
      <w:proofErr w:type="gramEnd"/>
      <w:r w:rsidRPr="00B64954">
        <w:rPr>
          <w:b/>
          <w:bCs/>
        </w:rPr>
        <w:t>Object start)</w:t>
      </w:r>
      <w:r w:rsidRPr="00B64954">
        <w:t xml:space="preserve">: Returns a </w:t>
      </w:r>
      <w:proofErr w:type="spellStart"/>
      <w:r w:rsidRPr="00B64954">
        <w:t>SortedSet</w:t>
      </w:r>
      <w:proofErr w:type="spellEnd"/>
      <w:r w:rsidRPr="00B64954">
        <w:t xml:space="preserve"> that contains those elements greater than or equal to start that are contained in the sorted set. Elements in the returned set are also referenced by the invoking object.</w:t>
      </w:r>
    </w:p>
    <w:p w14:paraId="2391F27C" w14:textId="77777777" w:rsidR="00B64954" w:rsidRPr="00B64954" w:rsidRDefault="00B64954" w:rsidP="00B64954">
      <w:pPr>
        <w:rPr>
          <w:b/>
          <w:bCs/>
        </w:rPr>
      </w:pPr>
      <w:r w:rsidRPr="00B64954">
        <w:rPr>
          <w:b/>
          <w:bCs/>
        </w:rPr>
        <w:t xml:space="preserve">Example to demonstrate </w:t>
      </w:r>
      <w:proofErr w:type="spellStart"/>
      <w:r w:rsidRPr="00B64954">
        <w:rPr>
          <w:b/>
          <w:bCs/>
        </w:rPr>
        <w:t>SortedSet</w:t>
      </w:r>
      <w:proofErr w:type="spellEnd"/>
      <w:r w:rsidRPr="00B64954">
        <w:rPr>
          <w:b/>
          <w:bCs/>
        </w:rPr>
        <w:t xml:space="preserve"> Collection in Java</w:t>
      </w:r>
    </w:p>
    <w:p w14:paraId="31104FE5" w14:textId="77777777" w:rsidR="00B64954" w:rsidRPr="00B64954" w:rsidRDefault="00B64954" w:rsidP="00B64954">
      <w:r w:rsidRPr="00B64954">
        <w:rPr>
          <w:b/>
          <w:bCs/>
        </w:rPr>
        <w:t>import</w:t>
      </w:r>
      <w:r w:rsidRPr="00B64954">
        <w:rPr>
          <w:i/>
          <w:iCs/>
        </w:rPr>
        <w:t xml:space="preserve"> </w:t>
      </w:r>
      <w:proofErr w:type="spellStart"/>
      <w:r w:rsidRPr="00B64954">
        <w:rPr>
          <w:i/>
          <w:iCs/>
        </w:rPr>
        <w:t>java.util</w:t>
      </w:r>
      <w:proofErr w:type="spellEnd"/>
      <w:r w:rsidRPr="00B64954">
        <w:rPr>
          <w:i/>
          <w:iCs/>
        </w:rPr>
        <w:t>.</w:t>
      </w:r>
      <w:r w:rsidRPr="00B64954">
        <w:t>*;</w:t>
      </w:r>
    </w:p>
    <w:p w14:paraId="59D5DDA8" w14:textId="77777777" w:rsidR="00B64954" w:rsidRPr="00B64954" w:rsidRDefault="00B64954" w:rsidP="00B64954">
      <w:r w:rsidRPr="00B64954">
        <w:rPr>
          <w:b/>
          <w:bCs/>
        </w:rPr>
        <w:t>class</w:t>
      </w:r>
      <w:r w:rsidRPr="00B64954">
        <w:t xml:space="preserve"> </w:t>
      </w:r>
      <w:proofErr w:type="spellStart"/>
      <w:r w:rsidRPr="00B64954">
        <w:t>SortedSetDemo</w:t>
      </w:r>
      <w:proofErr w:type="spellEnd"/>
    </w:p>
    <w:p w14:paraId="7CA54B39" w14:textId="77777777" w:rsidR="00B64954" w:rsidRPr="00B64954" w:rsidRDefault="00B64954" w:rsidP="00B64954">
      <w:r w:rsidRPr="00B64954">
        <w:rPr>
          <w:b/>
          <w:bCs/>
        </w:rPr>
        <w:t>{</w:t>
      </w:r>
    </w:p>
    <w:p w14:paraId="6C43B7B3" w14:textId="77777777" w:rsidR="00B64954" w:rsidRPr="00B64954" w:rsidRDefault="00B64954" w:rsidP="00B64954">
      <w:r w:rsidRPr="00B64954">
        <w:rPr>
          <w:b/>
          <w:bCs/>
        </w:rPr>
        <w:t>public</w:t>
      </w:r>
      <w:r w:rsidRPr="00B64954">
        <w:t xml:space="preserve"> </w:t>
      </w:r>
      <w:r w:rsidRPr="00B64954">
        <w:rPr>
          <w:b/>
          <w:bCs/>
        </w:rPr>
        <w:t>static</w:t>
      </w:r>
      <w:r w:rsidRPr="00B64954">
        <w:t xml:space="preserve"> </w:t>
      </w:r>
      <w:r w:rsidRPr="00B64954">
        <w:rPr>
          <w:b/>
          <w:bCs/>
        </w:rPr>
        <w:t>void</w:t>
      </w:r>
      <w:r w:rsidRPr="00B64954">
        <w:t xml:space="preserve"> main </w:t>
      </w:r>
      <w:r w:rsidRPr="00B64954">
        <w:rPr>
          <w:b/>
          <w:bCs/>
        </w:rPr>
        <w:t>(String</w:t>
      </w:r>
      <w:r w:rsidRPr="00B64954">
        <w:t xml:space="preserve"> </w:t>
      </w:r>
      <w:proofErr w:type="spellStart"/>
      <w:proofErr w:type="gramStart"/>
      <w:r w:rsidRPr="00B64954">
        <w:t>args</w:t>
      </w:r>
      <w:proofErr w:type="spellEnd"/>
      <w:r w:rsidRPr="00B64954">
        <w:rPr>
          <w:b/>
          <w:bCs/>
        </w:rPr>
        <w:t>[</w:t>
      </w:r>
      <w:proofErr w:type="gramEnd"/>
      <w:r w:rsidRPr="00B64954">
        <w:rPr>
          <w:b/>
          <w:bCs/>
        </w:rPr>
        <w:t>])</w:t>
      </w:r>
    </w:p>
    <w:p w14:paraId="7CEB40BD" w14:textId="77777777" w:rsidR="00B64954" w:rsidRPr="00B64954" w:rsidRDefault="00B64954" w:rsidP="00B64954">
      <w:r w:rsidRPr="00B64954">
        <w:rPr>
          <w:b/>
          <w:bCs/>
        </w:rPr>
        <w:t>{</w:t>
      </w:r>
    </w:p>
    <w:p w14:paraId="681F9675" w14:textId="77777777" w:rsidR="00B64954" w:rsidRPr="00B64954" w:rsidRDefault="00B64954" w:rsidP="00B64954">
      <w:proofErr w:type="spellStart"/>
      <w:r w:rsidRPr="00B64954">
        <w:t>TreeSet</w:t>
      </w:r>
      <w:proofErr w:type="spellEnd"/>
      <w:r w:rsidRPr="00B64954">
        <w:t xml:space="preserve"> </w:t>
      </w:r>
      <w:r w:rsidRPr="00B64954">
        <w:rPr>
          <w:b/>
          <w:bCs/>
        </w:rPr>
        <w:t>&lt;</w:t>
      </w:r>
      <w:r w:rsidRPr="00B64954">
        <w:t xml:space="preserve"> </w:t>
      </w:r>
      <w:r w:rsidRPr="00B64954">
        <w:rPr>
          <w:b/>
          <w:bCs/>
        </w:rPr>
        <w:t>String</w:t>
      </w:r>
      <w:r w:rsidRPr="00B64954">
        <w:t xml:space="preserve"> </w:t>
      </w:r>
      <w:r w:rsidRPr="00B64954">
        <w:rPr>
          <w:b/>
          <w:bCs/>
        </w:rPr>
        <w:t>&gt;</w:t>
      </w:r>
      <w:r w:rsidRPr="00B64954">
        <w:t xml:space="preserve"> set = new </w:t>
      </w:r>
      <w:proofErr w:type="spellStart"/>
      <w:r w:rsidRPr="00B64954">
        <w:t>TreeSet</w:t>
      </w:r>
      <w:proofErr w:type="spellEnd"/>
      <w:r w:rsidRPr="00B64954">
        <w:t xml:space="preserve"> </w:t>
      </w:r>
      <w:r w:rsidRPr="00B64954">
        <w:rPr>
          <w:b/>
          <w:bCs/>
        </w:rPr>
        <w:t>&lt;</w:t>
      </w:r>
      <w:r w:rsidRPr="00B64954">
        <w:t xml:space="preserve"> </w:t>
      </w:r>
      <w:r w:rsidRPr="00B64954">
        <w:rPr>
          <w:b/>
          <w:bCs/>
        </w:rPr>
        <w:t>String</w:t>
      </w:r>
      <w:r w:rsidRPr="00B64954">
        <w:t xml:space="preserve"> </w:t>
      </w:r>
      <w:r w:rsidRPr="00B64954">
        <w:rPr>
          <w:b/>
          <w:bCs/>
        </w:rPr>
        <w:t>&gt;</w:t>
      </w:r>
      <w:r w:rsidRPr="00B64954">
        <w:t xml:space="preserve"> </w:t>
      </w:r>
      <w:r w:rsidRPr="00B64954">
        <w:rPr>
          <w:b/>
          <w:bCs/>
        </w:rPr>
        <w:t>()</w:t>
      </w:r>
      <w:r w:rsidRPr="00B64954">
        <w:t>;</w:t>
      </w:r>
    </w:p>
    <w:p w14:paraId="1EDBF3D4"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"A"</w:t>
      </w:r>
      <w:r w:rsidRPr="00B64954">
        <w:rPr>
          <w:b/>
          <w:bCs/>
        </w:rPr>
        <w:t>)</w:t>
      </w:r>
      <w:r w:rsidRPr="00B64954">
        <w:t>;</w:t>
      </w:r>
    </w:p>
    <w:p w14:paraId="7725C003"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"B"</w:t>
      </w:r>
      <w:r w:rsidRPr="00B64954">
        <w:rPr>
          <w:b/>
          <w:bCs/>
        </w:rPr>
        <w:t>)</w:t>
      </w:r>
      <w:r w:rsidRPr="00B64954">
        <w:t>;</w:t>
      </w:r>
    </w:p>
    <w:p w14:paraId="7E443589"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"C"</w:t>
      </w:r>
      <w:r w:rsidRPr="00B64954">
        <w:rPr>
          <w:b/>
          <w:bCs/>
        </w:rPr>
        <w:t>)</w:t>
      </w:r>
      <w:r w:rsidRPr="00B64954">
        <w:t>;</w:t>
      </w:r>
    </w:p>
    <w:p w14:paraId="19C6D21E"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"D"</w:t>
      </w:r>
      <w:r w:rsidRPr="00B64954">
        <w:rPr>
          <w:b/>
          <w:bCs/>
        </w:rPr>
        <w:t>)</w:t>
      </w:r>
      <w:r w:rsidRPr="00B64954">
        <w:t>;</w:t>
      </w:r>
    </w:p>
    <w:p w14:paraId="7B777A6C" w14:textId="77777777" w:rsidR="00B64954" w:rsidRPr="00B64954" w:rsidRDefault="00B64954" w:rsidP="00B64954">
      <w:proofErr w:type="spellStart"/>
      <w:r w:rsidRPr="00B64954">
        <w:t>set.add</w:t>
      </w:r>
      <w:proofErr w:type="spellEnd"/>
      <w:r w:rsidRPr="00B64954">
        <w:t xml:space="preserve"> </w:t>
      </w:r>
      <w:r w:rsidRPr="00B64954">
        <w:rPr>
          <w:b/>
          <w:bCs/>
        </w:rPr>
        <w:t>(</w:t>
      </w:r>
      <w:r w:rsidRPr="00B64954">
        <w:t>"E"</w:t>
      </w:r>
      <w:r w:rsidRPr="00B64954">
        <w:rPr>
          <w:b/>
          <w:bCs/>
        </w:rPr>
        <w:t>)</w:t>
      </w:r>
      <w:r w:rsidRPr="00B64954">
        <w:t>;</w:t>
      </w:r>
    </w:p>
    <w:p w14:paraId="31A083E9"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w:t>
      </w:r>
      <w:proofErr w:type="spellStart"/>
      <w:r w:rsidRPr="00B64954">
        <w:t>Intial</w:t>
      </w:r>
      <w:proofErr w:type="spellEnd"/>
      <w:r w:rsidRPr="00B64954">
        <w:t xml:space="preserve"> Set: " + set</w:t>
      </w:r>
      <w:r w:rsidRPr="00B64954">
        <w:rPr>
          <w:b/>
          <w:bCs/>
        </w:rPr>
        <w:t>)</w:t>
      </w:r>
      <w:r w:rsidRPr="00B64954">
        <w:t>;</w:t>
      </w:r>
    </w:p>
    <w:p w14:paraId="75F15317"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 xml:space="preserve">"Head Set: " + </w:t>
      </w:r>
      <w:proofErr w:type="spellStart"/>
      <w:proofErr w:type="gramStart"/>
      <w:r w:rsidRPr="00B64954">
        <w:t>set.headSet</w:t>
      </w:r>
      <w:proofErr w:type="spellEnd"/>
      <w:proofErr w:type="gramEnd"/>
      <w:r w:rsidRPr="00B64954">
        <w:t xml:space="preserve"> </w:t>
      </w:r>
      <w:r w:rsidRPr="00B64954">
        <w:rPr>
          <w:b/>
          <w:bCs/>
        </w:rPr>
        <w:t>(</w:t>
      </w:r>
      <w:r w:rsidRPr="00B64954">
        <w:t>"C"</w:t>
      </w:r>
      <w:r w:rsidRPr="00B64954">
        <w:rPr>
          <w:b/>
          <w:bCs/>
        </w:rPr>
        <w:t>))</w:t>
      </w:r>
      <w:r w:rsidRPr="00B64954">
        <w:t>;</w:t>
      </w:r>
    </w:p>
    <w:p w14:paraId="460D8434"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w:t>
      </w:r>
      <w:proofErr w:type="spellStart"/>
      <w:r w:rsidRPr="00B64954">
        <w:t>SubSet</w:t>
      </w:r>
      <w:proofErr w:type="spellEnd"/>
      <w:r w:rsidRPr="00B64954">
        <w:t xml:space="preserve">: " + </w:t>
      </w:r>
      <w:proofErr w:type="spellStart"/>
      <w:proofErr w:type="gramStart"/>
      <w:r w:rsidRPr="00B64954">
        <w:t>set.subSet</w:t>
      </w:r>
      <w:proofErr w:type="spellEnd"/>
      <w:proofErr w:type="gramEnd"/>
      <w:r w:rsidRPr="00B64954">
        <w:t xml:space="preserve"> </w:t>
      </w:r>
      <w:r w:rsidRPr="00B64954">
        <w:rPr>
          <w:b/>
          <w:bCs/>
        </w:rPr>
        <w:t>(</w:t>
      </w:r>
      <w:r w:rsidRPr="00B64954">
        <w:t>"A", "E"</w:t>
      </w:r>
      <w:r w:rsidRPr="00B64954">
        <w:rPr>
          <w:b/>
          <w:bCs/>
        </w:rPr>
        <w:t>))</w:t>
      </w:r>
      <w:r w:rsidRPr="00B64954">
        <w:t>;</w:t>
      </w:r>
    </w:p>
    <w:p w14:paraId="0F9599A2" w14:textId="77777777" w:rsidR="00B64954" w:rsidRPr="00B64954" w:rsidRDefault="00B64954" w:rsidP="00B64954">
      <w:proofErr w:type="spellStart"/>
      <w:r w:rsidRPr="00B64954">
        <w:t>System.out.println</w:t>
      </w:r>
      <w:proofErr w:type="spellEnd"/>
      <w:r w:rsidRPr="00B64954">
        <w:t xml:space="preserve"> </w:t>
      </w:r>
      <w:r w:rsidRPr="00B64954">
        <w:rPr>
          <w:b/>
          <w:bCs/>
        </w:rPr>
        <w:t>(</w:t>
      </w:r>
      <w:r w:rsidRPr="00B64954">
        <w:t xml:space="preserve">"TailSet: " + </w:t>
      </w:r>
      <w:proofErr w:type="spellStart"/>
      <w:proofErr w:type="gramStart"/>
      <w:r w:rsidRPr="00B64954">
        <w:t>set.tailSet</w:t>
      </w:r>
      <w:proofErr w:type="spellEnd"/>
      <w:proofErr w:type="gramEnd"/>
      <w:r w:rsidRPr="00B64954">
        <w:t xml:space="preserve"> </w:t>
      </w:r>
      <w:r w:rsidRPr="00B64954">
        <w:rPr>
          <w:b/>
          <w:bCs/>
        </w:rPr>
        <w:t>(</w:t>
      </w:r>
      <w:r w:rsidRPr="00B64954">
        <w:t>"C"</w:t>
      </w:r>
      <w:r w:rsidRPr="00B64954">
        <w:rPr>
          <w:b/>
          <w:bCs/>
        </w:rPr>
        <w:t>))</w:t>
      </w:r>
      <w:r w:rsidRPr="00B64954">
        <w:t>;</w:t>
      </w:r>
    </w:p>
    <w:p w14:paraId="79338E0D" w14:textId="77777777" w:rsidR="00B64954" w:rsidRPr="00B64954" w:rsidRDefault="00B64954" w:rsidP="00B64954">
      <w:r w:rsidRPr="00B64954">
        <w:rPr>
          <w:b/>
          <w:bCs/>
        </w:rPr>
        <w:t>}</w:t>
      </w:r>
    </w:p>
    <w:p w14:paraId="49DD7D63" w14:textId="77777777" w:rsidR="00B64954" w:rsidRPr="00B64954" w:rsidRDefault="00B64954" w:rsidP="00B64954">
      <w:r w:rsidRPr="00B64954">
        <w:rPr>
          <w:b/>
          <w:bCs/>
        </w:rPr>
        <w:t>}</w:t>
      </w:r>
    </w:p>
    <w:p w14:paraId="512011C3" w14:textId="77777777" w:rsidR="00B64954" w:rsidRPr="00B64954" w:rsidRDefault="00B64954" w:rsidP="00B64954">
      <w:pPr>
        <w:rPr>
          <w:b/>
          <w:bCs/>
        </w:rPr>
      </w:pPr>
      <w:r w:rsidRPr="00B64954">
        <w:rPr>
          <w:b/>
          <w:bCs/>
        </w:rPr>
        <w:t>Output:</w:t>
      </w:r>
    </w:p>
    <w:p w14:paraId="565634AA" w14:textId="534FA3EE" w:rsidR="00B64954" w:rsidRPr="00B64954" w:rsidRDefault="00B64954" w:rsidP="00B64954">
      <w:r w:rsidRPr="00B64954">
        <w:lastRenderedPageBreak/>
        <w:drawing>
          <wp:inline distT="0" distB="0" distL="0" distR="0" wp14:anchorId="5656D543" wp14:editId="22C74FDD">
            <wp:extent cx="2766060" cy="998220"/>
            <wp:effectExtent l="0" t="0" r="0" b="0"/>
            <wp:docPr id="983074263" name="Picture 9" descr="SortedSe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ortedSet Collection in 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6060" cy="998220"/>
                    </a:xfrm>
                    <a:prstGeom prst="rect">
                      <a:avLst/>
                    </a:prstGeom>
                    <a:noFill/>
                    <a:ln>
                      <a:noFill/>
                    </a:ln>
                  </pic:spPr>
                </pic:pic>
              </a:graphicData>
            </a:graphic>
          </wp:inline>
        </w:drawing>
      </w:r>
    </w:p>
    <w:p w14:paraId="6BEDF3D0"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E43AB"/>
    <w:multiLevelType w:val="multilevel"/>
    <w:tmpl w:val="7EF0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12CBF"/>
    <w:multiLevelType w:val="multilevel"/>
    <w:tmpl w:val="9F086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27444B"/>
    <w:multiLevelType w:val="multilevel"/>
    <w:tmpl w:val="72A20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F71086"/>
    <w:multiLevelType w:val="multilevel"/>
    <w:tmpl w:val="1E52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23899"/>
    <w:multiLevelType w:val="multilevel"/>
    <w:tmpl w:val="199E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068366">
    <w:abstractNumId w:val="2"/>
  </w:num>
  <w:num w:numId="2" w16cid:durableId="2021393143">
    <w:abstractNumId w:val="0"/>
  </w:num>
  <w:num w:numId="3" w16cid:durableId="1974482669">
    <w:abstractNumId w:val="4"/>
  </w:num>
  <w:num w:numId="4" w16cid:durableId="1285037184">
    <w:abstractNumId w:val="3"/>
  </w:num>
  <w:num w:numId="5" w16cid:durableId="488205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54"/>
    <w:rsid w:val="002842E8"/>
    <w:rsid w:val="003851FB"/>
    <w:rsid w:val="004F7842"/>
    <w:rsid w:val="00786CB5"/>
    <w:rsid w:val="00B64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E919"/>
  <w15:chartTrackingRefBased/>
  <w15:docId w15:val="{71FBD00C-3A27-4A35-860D-86523B0A0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9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9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9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649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64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9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9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9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64954"/>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64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54"/>
    <w:rPr>
      <w:rFonts w:eastAsiaTheme="majorEastAsia" w:cstheme="majorBidi"/>
      <w:color w:val="272727" w:themeColor="text1" w:themeTint="D8"/>
    </w:rPr>
  </w:style>
  <w:style w:type="paragraph" w:styleId="Title">
    <w:name w:val="Title"/>
    <w:basedOn w:val="Normal"/>
    <w:next w:val="Normal"/>
    <w:link w:val="TitleChar"/>
    <w:uiPriority w:val="10"/>
    <w:qFormat/>
    <w:rsid w:val="00B64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54"/>
    <w:pPr>
      <w:spacing w:before="160"/>
      <w:jc w:val="center"/>
    </w:pPr>
    <w:rPr>
      <w:i/>
      <w:iCs/>
      <w:color w:val="404040" w:themeColor="text1" w:themeTint="BF"/>
    </w:rPr>
  </w:style>
  <w:style w:type="character" w:customStyle="1" w:styleId="QuoteChar">
    <w:name w:val="Quote Char"/>
    <w:basedOn w:val="DefaultParagraphFont"/>
    <w:link w:val="Quote"/>
    <w:uiPriority w:val="29"/>
    <w:rsid w:val="00B64954"/>
    <w:rPr>
      <w:i/>
      <w:iCs/>
      <w:color w:val="404040" w:themeColor="text1" w:themeTint="BF"/>
    </w:rPr>
  </w:style>
  <w:style w:type="paragraph" w:styleId="ListParagraph">
    <w:name w:val="List Paragraph"/>
    <w:basedOn w:val="Normal"/>
    <w:uiPriority w:val="34"/>
    <w:qFormat/>
    <w:rsid w:val="00B64954"/>
    <w:pPr>
      <w:ind w:left="720"/>
      <w:contextualSpacing/>
    </w:pPr>
  </w:style>
  <w:style w:type="character" w:styleId="IntenseEmphasis">
    <w:name w:val="Intense Emphasis"/>
    <w:basedOn w:val="DefaultParagraphFont"/>
    <w:uiPriority w:val="21"/>
    <w:qFormat/>
    <w:rsid w:val="00B64954"/>
    <w:rPr>
      <w:i/>
      <w:iCs/>
      <w:color w:val="2F5496" w:themeColor="accent1" w:themeShade="BF"/>
    </w:rPr>
  </w:style>
  <w:style w:type="paragraph" w:styleId="IntenseQuote">
    <w:name w:val="Intense Quote"/>
    <w:basedOn w:val="Normal"/>
    <w:next w:val="Normal"/>
    <w:link w:val="IntenseQuoteChar"/>
    <w:uiPriority w:val="30"/>
    <w:qFormat/>
    <w:rsid w:val="00B64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954"/>
    <w:rPr>
      <w:i/>
      <w:iCs/>
      <w:color w:val="2F5496" w:themeColor="accent1" w:themeShade="BF"/>
    </w:rPr>
  </w:style>
  <w:style w:type="character" w:styleId="IntenseReference">
    <w:name w:val="Intense Reference"/>
    <w:basedOn w:val="DefaultParagraphFont"/>
    <w:uiPriority w:val="32"/>
    <w:qFormat/>
    <w:rsid w:val="00B64954"/>
    <w:rPr>
      <w:b/>
      <w:bCs/>
      <w:smallCaps/>
      <w:color w:val="2F5496" w:themeColor="accent1" w:themeShade="BF"/>
      <w:spacing w:val="5"/>
    </w:rPr>
  </w:style>
  <w:style w:type="paragraph" w:customStyle="1" w:styleId="msonormal0">
    <w:name w:val="msonormal"/>
    <w:basedOn w:val="Normal"/>
    <w:rsid w:val="00B649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64954"/>
    <w:rPr>
      <w:b/>
      <w:bCs/>
    </w:rPr>
  </w:style>
  <w:style w:type="paragraph" w:styleId="NormalWeb">
    <w:name w:val="Normal (Web)"/>
    <w:basedOn w:val="Normal"/>
    <w:uiPriority w:val="99"/>
    <w:semiHidden/>
    <w:unhideWhenUsed/>
    <w:rsid w:val="00B649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zoic-ad">
    <w:name w:val="ezoic-ad"/>
    <w:basedOn w:val="DefaultParagraphFont"/>
    <w:rsid w:val="00B64954"/>
  </w:style>
  <w:style w:type="character" w:customStyle="1" w:styleId="enlighter-k0">
    <w:name w:val="enlighter-k0"/>
    <w:basedOn w:val="DefaultParagraphFont"/>
    <w:rsid w:val="00B64954"/>
  </w:style>
  <w:style w:type="character" w:customStyle="1" w:styleId="enlighter-k10">
    <w:name w:val="enlighter-k10"/>
    <w:basedOn w:val="DefaultParagraphFont"/>
    <w:rsid w:val="00B64954"/>
  </w:style>
  <w:style w:type="character" w:customStyle="1" w:styleId="enlighter-text">
    <w:name w:val="enlighter-text"/>
    <w:basedOn w:val="DefaultParagraphFont"/>
    <w:rsid w:val="00B64954"/>
  </w:style>
  <w:style w:type="character" w:customStyle="1" w:styleId="enlighter-g1">
    <w:name w:val="enlighter-g1"/>
    <w:basedOn w:val="DefaultParagraphFont"/>
    <w:rsid w:val="00B64954"/>
  </w:style>
  <w:style w:type="character" w:customStyle="1" w:styleId="enlighter-k5">
    <w:name w:val="enlighter-k5"/>
    <w:basedOn w:val="DefaultParagraphFont"/>
    <w:rsid w:val="00B64954"/>
  </w:style>
  <w:style w:type="character" w:customStyle="1" w:styleId="enlighter-m0">
    <w:name w:val="enlighter-m0"/>
    <w:basedOn w:val="DefaultParagraphFont"/>
    <w:rsid w:val="00B64954"/>
  </w:style>
  <w:style w:type="character" w:customStyle="1" w:styleId="enlighter-k3">
    <w:name w:val="enlighter-k3"/>
    <w:basedOn w:val="DefaultParagraphFont"/>
    <w:rsid w:val="00B64954"/>
  </w:style>
  <w:style w:type="character" w:customStyle="1" w:styleId="enlighter-m3">
    <w:name w:val="enlighter-m3"/>
    <w:basedOn w:val="DefaultParagraphFont"/>
    <w:rsid w:val="00B64954"/>
  </w:style>
  <w:style w:type="character" w:customStyle="1" w:styleId="enlighter-n1">
    <w:name w:val="enlighter-n1"/>
    <w:basedOn w:val="DefaultParagraphFont"/>
    <w:rsid w:val="00B64954"/>
  </w:style>
  <w:style w:type="character" w:customStyle="1" w:styleId="enlighter-k1">
    <w:name w:val="enlighter-k1"/>
    <w:basedOn w:val="DefaultParagraphFont"/>
    <w:rsid w:val="00B64954"/>
  </w:style>
  <w:style w:type="character" w:customStyle="1" w:styleId="enlighter-s0">
    <w:name w:val="enlighter-s0"/>
    <w:basedOn w:val="DefaultParagraphFont"/>
    <w:rsid w:val="00B64954"/>
  </w:style>
  <w:style w:type="character" w:customStyle="1" w:styleId="enlighter-k9">
    <w:name w:val="enlighter-k9"/>
    <w:basedOn w:val="DefaultParagraphFont"/>
    <w:rsid w:val="00B64954"/>
  </w:style>
  <w:style w:type="character" w:customStyle="1" w:styleId="enlighter-e0">
    <w:name w:val="enlighter-e0"/>
    <w:basedOn w:val="DefaultParagraphFont"/>
    <w:rsid w:val="00B64954"/>
  </w:style>
  <w:style w:type="character" w:customStyle="1" w:styleId="enlighter-c0">
    <w:name w:val="enlighter-c0"/>
    <w:basedOn w:val="DefaultParagraphFont"/>
    <w:rsid w:val="00B64954"/>
  </w:style>
  <w:style w:type="character" w:customStyle="1" w:styleId="enlighter-k11">
    <w:name w:val="enlighter-k11"/>
    <w:basedOn w:val="DefaultParagraphFont"/>
    <w:rsid w:val="00B64954"/>
  </w:style>
  <w:style w:type="character" w:customStyle="1" w:styleId="enlighter-e1">
    <w:name w:val="enlighter-e1"/>
    <w:basedOn w:val="DefaultParagraphFont"/>
    <w:rsid w:val="00B64954"/>
  </w:style>
  <w:style w:type="character" w:customStyle="1" w:styleId="enlighter-s1">
    <w:name w:val="enlighter-s1"/>
    <w:basedOn w:val="DefaultParagraphFont"/>
    <w:rsid w:val="00B64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2099</Words>
  <Characters>11968</Characters>
  <Application>Microsoft Office Word</Application>
  <DocSecurity>0</DocSecurity>
  <Lines>99</Lines>
  <Paragraphs>28</Paragraphs>
  <ScaleCrop>false</ScaleCrop>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2026-01-19T17:48:00Z</dcterms:created>
  <dcterms:modified xsi:type="dcterms:W3CDTF">2026-01-19T17:49:00Z</dcterms:modified>
</cp:coreProperties>
</file>