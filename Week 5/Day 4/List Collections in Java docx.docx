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5CEC9" w14:textId="77777777" w:rsidR="003221A7" w:rsidRPr="003221A7" w:rsidRDefault="003221A7" w:rsidP="003221A7">
      <w:pPr>
        <w:rPr>
          <w:b/>
          <w:bCs/>
        </w:rPr>
      </w:pPr>
      <w:r w:rsidRPr="003221A7">
        <w:rPr>
          <w:b/>
          <w:bCs/>
        </w:rPr>
        <w:t>List Collections in Java with Examples</w:t>
      </w:r>
    </w:p>
    <w:p w14:paraId="23B18612" w14:textId="77777777" w:rsidR="003221A7" w:rsidRPr="003221A7" w:rsidRDefault="003221A7" w:rsidP="003221A7">
      <w:pPr>
        <w:rPr>
          <w:b/>
          <w:bCs/>
        </w:rPr>
      </w:pPr>
      <w:r w:rsidRPr="003221A7">
        <w:rPr>
          <w:b/>
          <w:bCs/>
        </w:rPr>
        <w:t>List Interface in Java:</w:t>
      </w:r>
    </w:p>
    <w:p w14:paraId="6C711B21" w14:textId="77777777" w:rsidR="003221A7" w:rsidRPr="003221A7" w:rsidRDefault="003221A7" w:rsidP="003221A7">
      <w:r w:rsidRPr="003221A7">
        <w:t>In Java, the List interface is an ordered collection that allows us to store and access elements sequentially. It extends the Collection interface. In Java, we must import </w:t>
      </w:r>
      <w:proofErr w:type="spellStart"/>
      <w:proofErr w:type="gramStart"/>
      <w:r w:rsidRPr="003221A7">
        <w:rPr>
          <w:b/>
          <w:bCs/>
        </w:rPr>
        <w:t>java.util</w:t>
      </w:r>
      <w:proofErr w:type="gramEnd"/>
      <w:r w:rsidRPr="003221A7">
        <w:rPr>
          <w:b/>
          <w:bCs/>
        </w:rPr>
        <w:t>.List</w:t>
      </w:r>
      <w:proofErr w:type="spellEnd"/>
      <w:r w:rsidRPr="003221A7">
        <w:t xml:space="preserve"> package </w:t>
      </w:r>
      <w:proofErr w:type="gramStart"/>
      <w:r w:rsidRPr="003221A7">
        <w:t>in order to</w:t>
      </w:r>
      <w:proofErr w:type="gramEnd"/>
      <w:r w:rsidRPr="003221A7">
        <w:t xml:space="preserve"> use List. As a List is an interface, we cannot create objects from it.</w:t>
      </w:r>
    </w:p>
    <w:p w14:paraId="4A2AC2D7" w14:textId="77777777" w:rsidR="003221A7" w:rsidRPr="003221A7" w:rsidRDefault="003221A7" w:rsidP="003221A7">
      <w:pPr>
        <w:rPr>
          <w:b/>
          <w:bCs/>
        </w:rPr>
      </w:pPr>
      <w:r w:rsidRPr="003221A7">
        <w:rPr>
          <w:b/>
          <w:bCs/>
        </w:rPr>
        <w:t>Classes of List Interface</w:t>
      </w:r>
    </w:p>
    <w:p w14:paraId="658183B3" w14:textId="77777777" w:rsidR="003221A7" w:rsidRPr="003221A7" w:rsidRDefault="003221A7" w:rsidP="003221A7">
      <w:proofErr w:type="gramStart"/>
      <w:r w:rsidRPr="003221A7">
        <w:t>In order to</w:t>
      </w:r>
      <w:proofErr w:type="gramEnd"/>
      <w:r w:rsidRPr="003221A7">
        <w:t xml:space="preserve"> use functionalities of the List interface, we can use these classes:</w:t>
      </w:r>
    </w:p>
    <w:p w14:paraId="34A662D0" w14:textId="77777777" w:rsidR="003221A7" w:rsidRPr="003221A7" w:rsidRDefault="003221A7" w:rsidP="003221A7">
      <w:pPr>
        <w:numPr>
          <w:ilvl w:val="0"/>
          <w:numId w:val="1"/>
        </w:numPr>
      </w:pPr>
      <w:proofErr w:type="spellStart"/>
      <w:r w:rsidRPr="003221A7">
        <w:rPr>
          <w:b/>
          <w:bCs/>
        </w:rPr>
        <w:t>ArrayList</w:t>
      </w:r>
      <w:proofErr w:type="spellEnd"/>
    </w:p>
    <w:p w14:paraId="6E2997E8" w14:textId="77777777" w:rsidR="003221A7" w:rsidRPr="003221A7" w:rsidRDefault="003221A7" w:rsidP="003221A7">
      <w:pPr>
        <w:numPr>
          <w:ilvl w:val="0"/>
          <w:numId w:val="1"/>
        </w:numPr>
      </w:pPr>
      <w:r w:rsidRPr="003221A7">
        <w:rPr>
          <w:b/>
          <w:bCs/>
        </w:rPr>
        <w:t>LinkedList</w:t>
      </w:r>
    </w:p>
    <w:p w14:paraId="4CB59106" w14:textId="77777777" w:rsidR="003221A7" w:rsidRPr="003221A7" w:rsidRDefault="003221A7" w:rsidP="003221A7">
      <w:pPr>
        <w:numPr>
          <w:ilvl w:val="0"/>
          <w:numId w:val="1"/>
        </w:numPr>
      </w:pPr>
      <w:r w:rsidRPr="003221A7">
        <w:rPr>
          <w:b/>
          <w:bCs/>
        </w:rPr>
        <w:t>Vector</w:t>
      </w:r>
    </w:p>
    <w:p w14:paraId="6C8962D3" w14:textId="77777777" w:rsidR="003221A7" w:rsidRPr="003221A7" w:rsidRDefault="003221A7" w:rsidP="003221A7">
      <w:pPr>
        <w:numPr>
          <w:ilvl w:val="0"/>
          <w:numId w:val="1"/>
        </w:numPr>
      </w:pPr>
      <w:r w:rsidRPr="003221A7">
        <w:rPr>
          <w:b/>
          <w:bCs/>
        </w:rPr>
        <w:t>Stack</w:t>
      </w:r>
    </w:p>
    <w:p w14:paraId="6DA13C13" w14:textId="77777777" w:rsidR="003221A7" w:rsidRPr="003221A7" w:rsidRDefault="003221A7" w:rsidP="003221A7">
      <w:r w:rsidRPr="003221A7">
        <w:t>These classes are defined in the Collections framework and implement the List interface.</w:t>
      </w:r>
    </w:p>
    <w:p w14:paraId="5D8A95D1" w14:textId="77777777" w:rsidR="003221A7" w:rsidRPr="003221A7" w:rsidRDefault="003221A7" w:rsidP="003221A7">
      <w:pPr>
        <w:rPr>
          <w:b/>
          <w:bCs/>
        </w:rPr>
      </w:pPr>
      <w:proofErr w:type="spellStart"/>
      <w:r w:rsidRPr="003221A7">
        <w:rPr>
          <w:b/>
          <w:bCs/>
        </w:rPr>
        <w:t>ArrayList</w:t>
      </w:r>
      <w:proofErr w:type="spellEnd"/>
      <w:r w:rsidRPr="003221A7">
        <w:rPr>
          <w:b/>
          <w:bCs/>
        </w:rPr>
        <w:t xml:space="preserve"> Collection in Java:</w:t>
      </w:r>
    </w:p>
    <w:p w14:paraId="28A268F1" w14:textId="77777777" w:rsidR="003221A7" w:rsidRPr="003221A7" w:rsidRDefault="003221A7" w:rsidP="003221A7">
      <w:proofErr w:type="spellStart"/>
      <w:r w:rsidRPr="003221A7">
        <w:t>ArrayList</w:t>
      </w:r>
      <w:proofErr w:type="spellEnd"/>
      <w:r w:rsidRPr="003221A7">
        <w:t xml:space="preserve"> is the implementation class of List Interface which is used to store </w:t>
      </w:r>
      <w:r w:rsidRPr="003221A7">
        <w:rPr>
          <w:highlight w:val="yellow"/>
        </w:rPr>
        <w:t>a group of individual objects where duplicate values are allowed</w:t>
      </w:r>
      <w:r w:rsidRPr="003221A7">
        <w:t xml:space="preserve">. </w:t>
      </w:r>
      <w:proofErr w:type="spellStart"/>
      <w:r w:rsidRPr="003221A7">
        <w:t>ArrayList</w:t>
      </w:r>
      <w:proofErr w:type="spellEnd"/>
      <w:r w:rsidRPr="003221A7">
        <w:t xml:space="preserve"> internally follows array structure, which means in </w:t>
      </w:r>
      <w:proofErr w:type="spellStart"/>
      <w:r w:rsidRPr="003221A7">
        <w:t>ArrayList</w:t>
      </w:r>
      <w:proofErr w:type="spellEnd"/>
      <w:r w:rsidRPr="003221A7">
        <w:t xml:space="preserve"> all the elements are stored in contiguous memory locations same as an array, but </w:t>
      </w:r>
      <w:proofErr w:type="spellStart"/>
      <w:r w:rsidRPr="003221A7">
        <w:rPr>
          <w:highlight w:val="yellow"/>
        </w:rPr>
        <w:t>ArrayList</w:t>
      </w:r>
      <w:proofErr w:type="spellEnd"/>
      <w:r w:rsidRPr="003221A7">
        <w:rPr>
          <w:highlight w:val="yellow"/>
        </w:rPr>
        <w:t xml:space="preserve"> size is not fixed.</w:t>
      </w:r>
    </w:p>
    <w:p w14:paraId="79A09C3F" w14:textId="77777777" w:rsidR="003221A7" w:rsidRPr="003221A7" w:rsidRDefault="003221A7" w:rsidP="003221A7">
      <w:proofErr w:type="spellStart"/>
      <w:r w:rsidRPr="003221A7">
        <w:t>ArrayList</w:t>
      </w:r>
      <w:proofErr w:type="spellEnd"/>
      <w:r w:rsidRPr="003221A7">
        <w:t xml:space="preserve"> is not a synchronized class. If any object is </w:t>
      </w:r>
      <w:proofErr w:type="gramStart"/>
      <w:r w:rsidRPr="003221A7">
        <w:t>synchronized</w:t>
      </w:r>
      <w:proofErr w:type="gramEnd"/>
      <w:r w:rsidRPr="003221A7">
        <w:t xml:space="preserve"> we can access only one thread at a time but if an object is not. synchronized then we can access multiple threads.</w:t>
      </w:r>
    </w:p>
    <w:p w14:paraId="21970DA8" w14:textId="77777777" w:rsidR="003221A7" w:rsidRPr="003221A7" w:rsidRDefault="003221A7" w:rsidP="003221A7">
      <w:r w:rsidRPr="003221A7">
        <w:rPr>
          <w:b/>
          <w:bCs/>
        </w:rPr>
        <w:t xml:space="preserve">Creating an </w:t>
      </w:r>
      <w:proofErr w:type="spellStart"/>
      <w:r w:rsidRPr="003221A7">
        <w:rPr>
          <w:b/>
          <w:bCs/>
        </w:rPr>
        <w:t>ArrayList</w:t>
      </w:r>
      <w:proofErr w:type="spellEnd"/>
      <w:r w:rsidRPr="003221A7">
        <w:rPr>
          <w:b/>
          <w:bCs/>
        </w:rPr>
        <w:t xml:space="preserve"> in Java</w:t>
      </w:r>
      <w:r w:rsidRPr="003221A7">
        <w:br/>
      </w:r>
      <w:proofErr w:type="gramStart"/>
      <w:r w:rsidRPr="003221A7">
        <w:rPr>
          <w:b/>
          <w:bCs/>
        </w:rPr>
        <w:t>Syntax :</w:t>
      </w:r>
      <w:proofErr w:type="gramEnd"/>
      <w:r w:rsidRPr="003221A7">
        <w:rPr>
          <w:b/>
          <w:bCs/>
        </w:rPr>
        <w:t> </w:t>
      </w:r>
      <w:proofErr w:type="spellStart"/>
      <w:r w:rsidRPr="003221A7">
        <w:rPr>
          <w:b/>
          <w:bCs/>
        </w:rPr>
        <w:t>ArrayList</w:t>
      </w:r>
      <w:proofErr w:type="spellEnd"/>
      <w:r w:rsidRPr="003221A7">
        <w:rPr>
          <w:b/>
          <w:bCs/>
        </w:rPr>
        <w:t xml:space="preserve">&lt;Type&gt; al = new </w:t>
      </w:r>
      <w:proofErr w:type="spellStart"/>
      <w:r w:rsidRPr="003221A7">
        <w:rPr>
          <w:b/>
          <w:bCs/>
        </w:rPr>
        <w:t>ArrayList</w:t>
      </w:r>
      <w:proofErr w:type="spellEnd"/>
      <w:r w:rsidRPr="003221A7">
        <w:rPr>
          <w:b/>
          <w:bCs/>
        </w:rPr>
        <w:t>&lt;Type</w:t>
      </w:r>
      <w:proofErr w:type="gramStart"/>
      <w:r w:rsidRPr="003221A7">
        <w:rPr>
          <w:b/>
          <w:bCs/>
        </w:rPr>
        <w:t>&gt;(</w:t>
      </w:r>
      <w:proofErr w:type="gramEnd"/>
      <w:r w:rsidRPr="003221A7">
        <w:rPr>
          <w:b/>
          <w:bCs/>
        </w:rPr>
        <w:t>);</w:t>
      </w:r>
      <w:r w:rsidRPr="003221A7">
        <w:br/>
        <w:t xml:space="preserve">Here, Type indicates the type of </w:t>
      </w:r>
      <w:proofErr w:type="spellStart"/>
      <w:r w:rsidRPr="003221A7">
        <w:t>ArrayList</w:t>
      </w:r>
      <w:proofErr w:type="spellEnd"/>
      <w:r w:rsidRPr="003221A7">
        <w:t>.</w:t>
      </w:r>
    </w:p>
    <w:p w14:paraId="3AF3A7BE" w14:textId="77777777" w:rsidR="003221A7" w:rsidRPr="003221A7" w:rsidRDefault="003221A7" w:rsidP="003221A7">
      <w:proofErr w:type="spellStart"/>
      <w:r w:rsidRPr="003221A7">
        <w:rPr>
          <w:b/>
          <w:bCs/>
        </w:rPr>
        <w:t>ArrayList</w:t>
      </w:r>
      <w:proofErr w:type="spellEnd"/>
      <w:r w:rsidRPr="003221A7">
        <w:rPr>
          <w:b/>
          <w:bCs/>
        </w:rPr>
        <w:t xml:space="preserve"> Constructors in Java</w:t>
      </w:r>
      <w:r w:rsidRPr="003221A7">
        <w:br/>
      </w:r>
      <w:proofErr w:type="spellStart"/>
      <w:r w:rsidRPr="003221A7">
        <w:rPr>
          <w:b/>
          <w:bCs/>
        </w:rPr>
        <w:t>ArrayList</w:t>
      </w:r>
      <w:proofErr w:type="spellEnd"/>
      <w:r w:rsidRPr="003221A7">
        <w:rPr>
          <w:b/>
          <w:bCs/>
        </w:rPr>
        <w:t xml:space="preserve">&lt;E&gt; al = new </w:t>
      </w:r>
      <w:proofErr w:type="spellStart"/>
      <w:r w:rsidRPr="003221A7">
        <w:rPr>
          <w:b/>
          <w:bCs/>
        </w:rPr>
        <w:t>ArrayList</w:t>
      </w:r>
      <w:proofErr w:type="spellEnd"/>
      <w:r w:rsidRPr="003221A7">
        <w:rPr>
          <w:b/>
          <w:bCs/>
        </w:rPr>
        <w:t>&lt;E</w:t>
      </w:r>
      <w:proofErr w:type="gramStart"/>
      <w:r w:rsidRPr="003221A7">
        <w:rPr>
          <w:b/>
          <w:bCs/>
        </w:rPr>
        <w:t>&gt;(</w:t>
      </w:r>
      <w:proofErr w:type="gramEnd"/>
      <w:r w:rsidRPr="003221A7">
        <w:rPr>
          <w:b/>
          <w:bCs/>
        </w:rPr>
        <w:t>);</w:t>
      </w:r>
      <w:r w:rsidRPr="003221A7">
        <w:br/>
        <w:t xml:space="preserve">This constructor is used to create the new </w:t>
      </w:r>
      <w:proofErr w:type="spellStart"/>
      <w:r w:rsidRPr="003221A7">
        <w:t>ArrayList</w:t>
      </w:r>
      <w:proofErr w:type="spellEnd"/>
      <w:r w:rsidRPr="003221A7">
        <w:t xml:space="preserve"> with a default capacity of 10 and the size of </w:t>
      </w:r>
      <w:proofErr w:type="spellStart"/>
      <w:r w:rsidRPr="003221A7">
        <w:t>ArrayList</w:t>
      </w:r>
      <w:proofErr w:type="spellEnd"/>
      <w:r w:rsidRPr="003221A7">
        <w:t xml:space="preserve"> is 0.</w:t>
      </w:r>
    </w:p>
    <w:p w14:paraId="30770954" w14:textId="77777777" w:rsidR="003221A7" w:rsidRPr="003221A7" w:rsidRDefault="003221A7" w:rsidP="003221A7">
      <w:proofErr w:type="spellStart"/>
      <w:r w:rsidRPr="003221A7">
        <w:rPr>
          <w:b/>
          <w:bCs/>
        </w:rPr>
        <w:t>ArrayList</w:t>
      </w:r>
      <w:proofErr w:type="spellEnd"/>
      <w:r w:rsidRPr="003221A7">
        <w:rPr>
          <w:b/>
          <w:bCs/>
        </w:rPr>
        <w:t xml:space="preserve">&lt;E&gt; al = new </w:t>
      </w:r>
      <w:proofErr w:type="spellStart"/>
      <w:r w:rsidRPr="003221A7">
        <w:rPr>
          <w:b/>
          <w:bCs/>
        </w:rPr>
        <w:t>ArrayList</w:t>
      </w:r>
      <w:proofErr w:type="spellEnd"/>
      <w:r w:rsidRPr="003221A7">
        <w:rPr>
          <w:b/>
          <w:bCs/>
        </w:rPr>
        <w:t>&lt;E</w:t>
      </w:r>
      <w:proofErr w:type="gramStart"/>
      <w:r w:rsidRPr="003221A7">
        <w:rPr>
          <w:b/>
          <w:bCs/>
        </w:rPr>
        <w:t>&gt;(</w:t>
      </w:r>
      <w:proofErr w:type="gramEnd"/>
      <w:r w:rsidRPr="003221A7">
        <w:rPr>
          <w:b/>
          <w:bCs/>
        </w:rPr>
        <w:t>int capacity);</w:t>
      </w:r>
      <w:r w:rsidRPr="003221A7">
        <w:br/>
        <w:t xml:space="preserve">This constructor is used to create the new </w:t>
      </w:r>
      <w:proofErr w:type="spellStart"/>
      <w:r w:rsidRPr="003221A7">
        <w:t>ArrayList</w:t>
      </w:r>
      <w:proofErr w:type="spellEnd"/>
      <w:r w:rsidRPr="003221A7">
        <w:t xml:space="preserve"> with a default capacity of 10 and the size of </w:t>
      </w:r>
      <w:proofErr w:type="spellStart"/>
      <w:r w:rsidRPr="003221A7">
        <w:t>ArrayList</w:t>
      </w:r>
      <w:proofErr w:type="spellEnd"/>
      <w:r w:rsidRPr="003221A7">
        <w:t xml:space="preserve"> is 0.</w:t>
      </w:r>
    </w:p>
    <w:p w14:paraId="61ADA52B" w14:textId="77777777" w:rsidR="003221A7" w:rsidRPr="003221A7" w:rsidRDefault="003221A7" w:rsidP="003221A7">
      <w:proofErr w:type="spellStart"/>
      <w:r w:rsidRPr="003221A7">
        <w:rPr>
          <w:b/>
          <w:bCs/>
        </w:rPr>
        <w:t>ArrayList</w:t>
      </w:r>
      <w:proofErr w:type="spellEnd"/>
      <w:r w:rsidRPr="003221A7">
        <w:rPr>
          <w:b/>
          <w:bCs/>
        </w:rPr>
        <w:t xml:space="preserve">&lt;E&gt; al = new </w:t>
      </w:r>
      <w:proofErr w:type="spellStart"/>
      <w:r w:rsidRPr="003221A7">
        <w:rPr>
          <w:b/>
          <w:bCs/>
        </w:rPr>
        <w:t>ArrayList</w:t>
      </w:r>
      <w:proofErr w:type="spellEnd"/>
      <w:r w:rsidRPr="003221A7">
        <w:rPr>
          <w:b/>
          <w:bCs/>
        </w:rPr>
        <w:t>&lt;E</w:t>
      </w:r>
      <w:proofErr w:type="gramStart"/>
      <w:r w:rsidRPr="003221A7">
        <w:rPr>
          <w:b/>
          <w:bCs/>
        </w:rPr>
        <w:t>&gt;(</w:t>
      </w:r>
      <w:proofErr w:type="gramEnd"/>
      <w:r w:rsidRPr="003221A7">
        <w:rPr>
          <w:b/>
          <w:bCs/>
        </w:rPr>
        <w:t xml:space="preserve">Collection </w:t>
      </w:r>
      <w:proofErr w:type="spellStart"/>
      <w:r w:rsidRPr="003221A7">
        <w:rPr>
          <w:b/>
          <w:bCs/>
        </w:rPr>
        <w:t>obj</w:t>
      </w:r>
      <w:proofErr w:type="spellEnd"/>
      <w:r w:rsidRPr="003221A7">
        <w:rPr>
          <w:b/>
          <w:bCs/>
        </w:rPr>
        <w:t>);</w:t>
      </w:r>
      <w:r w:rsidRPr="003221A7">
        <w:br/>
        <w:t xml:space="preserve">This constructor is used to create the new </w:t>
      </w:r>
      <w:proofErr w:type="spellStart"/>
      <w:r w:rsidRPr="003221A7">
        <w:t>ArrayList</w:t>
      </w:r>
      <w:proofErr w:type="spellEnd"/>
      <w:r w:rsidRPr="003221A7">
        <w:t xml:space="preserve"> by copying the elements of any existing Collection (List, Set).</w:t>
      </w:r>
    </w:p>
    <w:p w14:paraId="5DA651AA" w14:textId="77777777" w:rsidR="003221A7" w:rsidRPr="003221A7" w:rsidRDefault="003221A7" w:rsidP="003221A7">
      <w:pPr>
        <w:rPr>
          <w:b/>
          <w:bCs/>
        </w:rPr>
      </w:pPr>
      <w:r w:rsidRPr="003221A7">
        <w:rPr>
          <w:b/>
          <w:bCs/>
        </w:rPr>
        <w:t>Points to Remember:</w:t>
      </w:r>
    </w:p>
    <w:p w14:paraId="5097C7F0" w14:textId="77777777" w:rsidR="003221A7" w:rsidRPr="003221A7" w:rsidRDefault="003221A7" w:rsidP="003221A7">
      <w:pPr>
        <w:numPr>
          <w:ilvl w:val="0"/>
          <w:numId w:val="2"/>
        </w:numPr>
      </w:pPr>
      <w:r w:rsidRPr="003221A7">
        <w:t>size means the number of elements that are stored in Collection.</w:t>
      </w:r>
    </w:p>
    <w:p w14:paraId="69DE3294" w14:textId="77777777" w:rsidR="003221A7" w:rsidRPr="003221A7" w:rsidRDefault="003221A7" w:rsidP="003221A7">
      <w:pPr>
        <w:numPr>
          <w:ilvl w:val="0"/>
          <w:numId w:val="2"/>
        </w:numPr>
      </w:pPr>
      <w:r w:rsidRPr="003221A7">
        <w:t>capacity means the memory allocated for elements.</w:t>
      </w:r>
    </w:p>
    <w:p w14:paraId="0C47434B" w14:textId="77777777" w:rsidR="003221A7" w:rsidRPr="003221A7" w:rsidRDefault="003221A7" w:rsidP="003221A7">
      <w:pPr>
        <w:numPr>
          <w:ilvl w:val="0"/>
          <w:numId w:val="2"/>
        </w:numPr>
      </w:pPr>
      <w:r w:rsidRPr="003221A7">
        <w:t>&lt;E&gt; is called Generic Parameter type.</w:t>
      </w:r>
    </w:p>
    <w:p w14:paraId="24ED3A76" w14:textId="77777777" w:rsidR="003221A7" w:rsidRPr="003221A7" w:rsidRDefault="003221A7" w:rsidP="003221A7">
      <w:pPr>
        <w:numPr>
          <w:ilvl w:val="0"/>
          <w:numId w:val="2"/>
        </w:numPr>
      </w:pPr>
      <w:r w:rsidRPr="003221A7">
        <w:lastRenderedPageBreak/>
        <w:t>E is the element type that must be a reference type but not any primitive type.</w:t>
      </w:r>
    </w:p>
    <w:p w14:paraId="3BE88CC5" w14:textId="77777777" w:rsidR="003221A7" w:rsidRPr="003221A7" w:rsidRDefault="003221A7" w:rsidP="003221A7">
      <w:r w:rsidRPr="003221A7">
        <w:rPr>
          <w:b/>
          <w:bCs/>
        </w:rPr>
        <w:t xml:space="preserve">Methods of </w:t>
      </w:r>
      <w:proofErr w:type="spellStart"/>
      <w:r w:rsidRPr="003221A7">
        <w:rPr>
          <w:b/>
          <w:bCs/>
        </w:rPr>
        <w:t>ArrayList</w:t>
      </w:r>
      <w:proofErr w:type="spellEnd"/>
      <w:r w:rsidRPr="003221A7">
        <w:rPr>
          <w:b/>
          <w:bCs/>
        </w:rPr>
        <w:t>: </w:t>
      </w:r>
      <w:r w:rsidRPr="003221A7">
        <w:t xml:space="preserve">We can use all Collections Method to work with the </w:t>
      </w:r>
      <w:proofErr w:type="spellStart"/>
      <w:r w:rsidRPr="003221A7">
        <w:t>ArrayList</w:t>
      </w:r>
      <w:proofErr w:type="spellEnd"/>
      <w:r w:rsidRPr="003221A7">
        <w:t>.</w:t>
      </w:r>
    </w:p>
    <w:p w14:paraId="636D3B7B" w14:textId="77777777" w:rsidR="003221A7" w:rsidRPr="003221A7" w:rsidRDefault="003221A7" w:rsidP="003221A7">
      <w:pPr>
        <w:rPr>
          <w:b/>
          <w:bCs/>
        </w:rPr>
      </w:pPr>
      <w:r w:rsidRPr="003221A7">
        <w:rPr>
          <w:b/>
          <w:bCs/>
        </w:rPr>
        <w:t xml:space="preserve">Sample Program to demonstrate </w:t>
      </w:r>
      <w:proofErr w:type="spellStart"/>
      <w:r w:rsidRPr="003221A7">
        <w:rPr>
          <w:b/>
          <w:bCs/>
        </w:rPr>
        <w:t>ArrayList</w:t>
      </w:r>
      <w:proofErr w:type="spellEnd"/>
      <w:r w:rsidRPr="003221A7">
        <w:rPr>
          <w:b/>
          <w:bCs/>
        </w:rPr>
        <w:t xml:space="preserve"> Collection in Java</w:t>
      </w:r>
    </w:p>
    <w:p w14:paraId="708FB652" w14:textId="77777777" w:rsidR="003221A7" w:rsidRPr="003221A7" w:rsidRDefault="003221A7" w:rsidP="003221A7">
      <w:r w:rsidRPr="003221A7">
        <w:rPr>
          <w:b/>
          <w:bCs/>
        </w:rPr>
        <w:t>import</w:t>
      </w:r>
      <w:r w:rsidRPr="003221A7">
        <w:rPr>
          <w:i/>
          <w:iCs/>
        </w:rPr>
        <w:t xml:space="preserve"> </w:t>
      </w:r>
      <w:proofErr w:type="spellStart"/>
      <w:proofErr w:type="gramStart"/>
      <w:r w:rsidRPr="003221A7">
        <w:rPr>
          <w:i/>
          <w:iCs/>
        </w:rPr>
        <w:t>java.util</w:t>
      </w:r>
      <w:proofErr w:type="gramEnd"/>
      <w:r w:rsidRPr="003221A7">
        <w:rPr>
          <w:i/>
          <w:iCs/>
        </w:rPr>
        <w:t>.ArrayList</w:t>
      </w:r>
      <w:proofErr w:type="spellEnd"/>
      <w:r w:rsidRPr="003221A7">
        <w:t>;</w:t>
      </w:r>
    </w:p>
    <w:p w14:paraId="5452636B" w14:textId="77777777" w:rsidR="003221A7" w:rsidRPr="003221A7" w:rsidRDefault="003221A7" w:rsidP="003221A7">
      <w:r w:rsidRPr="003221A7">
        <w:rPr>
          <w:b/>
          <w:bCs/>
        </w:rPr>
        <w:t>import</w:t>
      </w:r>
      <w:r w:rsidRPr="003221A7">
        <w:rPr>
          <w:i/>
          <w:iCs/>
        </w:rPr>
        <w:t xml:space="preserve"> </w:t>
      </w:r>
      <w:proofErr w:type="spellStart"/>
      <w:proofErr w:type="gramStart"/>
      <w:r w:rsidRPr="003221A7">
        <w:rPr>
          <w:i/>
          <w:iCs/>
        </w:rPr>
        <w:t>java.util</w:t>
      </w:r>
      <w:proofErr w:type="gramEnd"/>
      <w:r w:rsidRPr="003221A7">
        <w:rPr>
          <w:i/>
          <w:iCs/>
        </w:rPr>
        <w:t>.List</w:t>
      </w:r>
      <w:proofErr w:type="spellEnd"/>
      <w:r w:rsidRPr="003221A7">
        <w:t>;</w:t>
      </w:r>
    </w:p>
    <w:p w14:paraId="77BCF4FB" w14:textId="77777777" w:rsidR="003221A7" w:rsidRPr="003221A7" w:rsidRDefault="003221A7" w:rsidP="003221A7">
      <w:r w:rsidRPr="003221A7">
        <w:rPr>
          <w:b/>
          <w:bCs/>
        </w:rPr>
        <w:t>public</w:t>
      </w:r>
      <w:r w:rsidRPr="003221A7">
        <w:t xml:space="preserve"> </w:t>
      </w:r>
      <w:r w:rsidRPr="003221A7">
        <w:rPr>
          <w:b/>
          <w:bCs/>
        </w:rPr>
        <w:t>class</w:t>
      </w:r>
      <w:r w:rsidRPr="003221A7">
        <w:t xml:space="preserve"> </w:t>
      </w:r>
      <w:proofErr w:type="spellStart"/>
      <w:r w:rsidRPr="003221A7">
        <w:t>ArrayListDemo</w:t>
      </w:r>
      <w:proofErr w:type="spellEnd"/>
    </w:p>
    <w:p w14:paraId="270F3DB7" w14:textId="77777777" w:rsidR="003221A7" w:rsidRPr="003221A7" w:rsidRDefault="003221A7" w:rsidP="003221A7">
      <w:r w:rsidRPr="003221A7">
        <w:rPr>
          <w:b/>
          <w:bCs/>
        </w:rPr>
        <w:t>{</w:t>
      </w:r>
    </w:p>
    <w:p w14:paraId="0EBF6B20" w14:textId="77777777" w:rsidR="003221A7" w:rsidRPr="003221A7" w:rsidRDefault="003221A7" w:rsidP="003221A7">
      <w:r w:rsidRPr="003221A7">
        <w:rPr>
          <w:b/>
          <w:bCs/>
        </w:rPr>
        <w:t>public</w:t>
      </w:r>
      <w:r w:rsidRPr="003221A7">
        <w:t xml:space="preserve"> </w:t>
      </w:r>
      <w:r w:rsidRPr="003221A7">
        <w:rPr>
          <w:b/>
          <w:bCs/>
        </w:rPr>
        <w:t>static</w:t>
      </w:r>
      <w:r w:rsidRPr="003221A7">
        <w:t xml:space="preserve"> </w:t>
      </w:r>
      <w:r w:rsidRPr="003221A7">
        <w:rPr>
          <w:b/>
          <w:bCs/>
        </w:rPr>
        <w:t>void</w:t>
      </w:r>
      <w:r w:rsidRPr="003221A7">
        <w:t xml:space="preserve"> main </w:t>
      </w:r>
      <w:r w:rsidRPr="003221A7">
        <w:rPr>
          <w:b/>
          <w:bCs/>
        </w:rPr>
        <w:t>(String</w:t>
      </w:r>
      <w:proofErr w:type="gramStart"/>
      <w:r w:rsidRPr="003221A7">
        <w:rPr>
          <w:b/>
          <w:bCs/>
        </w:rPr>
        <w:t>[]</w:t>
      </w:r>
      <w:proofErr w:type="spellStart"/>
      <w:r w:rsidRPr="003221A7">
        <w:t>args</w:t>
      </w:r>
      <w:proofErr w:type="spellEnd"/>
      <w:proofErr w:type="gramEnd"/>
      <w:r w:rsidRPr="003221A7">
        <w:rPr>
          <w:b/>
          <w:bCs/>
        </w:rPr>
        <w:t>)</w:t>
      </w:r>
    </w:p>
    <w:p w14:paraId="607D75B4" w14:textId="77777777" w:rsidR="003221A7" w:rsidRPr="003221A7" w:rsidRDefault="003221A7" w:rsidP="003221A7">
      <w:r w:rsidRPr="003221A7">
        <w:rPr>
          <w:b/>
          <w:bCs/>
        </w:rPr>
        <w:t>{</w:t>
      </w:r>
    </w:p>
    <w:p w14:paraId="48195461" w14:textId="77777777" w:rsidR="003221A7" w:rsidRPr="003221A7" w:rsidRDefault="003221A7" w:rsidP="003221A7">
      <w:r w:rsidRPr="003221A7">
        <w:t xml:space="preserve">// Creation of </w:t>
      </w:r>
      <w:proofErr w:type="spellStart"/>
      <w:r w:rsidRPr="003221A7">
        <w:t>ArrayList</w:t>
      </w:r>
      <w:proofErr w:type="spellEnd"/>
    </w:p>
    <w:p w14:paraId="0EC6ECDA" w14:textId="77777777" w:rsidR="003221A7" w:rsidRPr="003221A7" w:rsidRDefault="003221A7" w:rsidP="003221A7">
      <w:proofErr w:type="spellStart"/>
      <w:r w:rsidRPr="003221A7">
        <w:t>ArrayList</w:t>
      </w:r>
      <w:proofErr w:type="spellEnd"/>
      <w:r w:rsidRPr="003221A7">
        <w:t xml:space="preserve"> </w:t>
      </w:r>
      <w:r w:rsidRPr="003221A7">
        <w:rPr>
          <w:b/>
          <w:bCs/>
        </w:rPr>
        <w:t>&lt;Integer&gt;</w:t>
      </w:r>
      <w:r w:rsidRPr="003221A7">
        <w:t xml:space="preserve"> al = new </w:t>
      </w:r>
      <w:proofErr w:type="spellStart"/>
      <w:r w:rsidRPr="003221A7">
        <w:t>ArrayList</w:t>
      </w:r>
      <w:proofErr w:type="spellEnd"/>
      <w:r w:rsidRPr="003221A7">
        <w:t xml:space="preserve"> </w:t>
      </w:r>
      <w:r w:rsidRPr="003221A7">
        <w:rPr>
          <w:b/>
          <w:bCs/>
        </w:rPr>
        <w:t>&lt;Integer</w:t>
      </w:r>
      <w:proofErr w:type="gramStart"/>
      <w:r w:rsidRPr="003221A7">
        <w:rPr>
          <w:b/>
          <w:bCs/>
        </w:rPr>
        <w:t>&gt;(</w:t>
      </w:r>
      <w:proofErr w:type="gramEnd"/>
      <w:r w:rsidRPr="003221A7">
        <w:rPr>
          <w:b/>
          <w:bCs/>
        </w:rPr>
        <w:t>)</w:t>
      </w:r>
      <w:r w:rsidRPr="003221A7">
        <w:t>;</w:t>
      </w:r>
    </w:p>
    <w:p w14:paraId="007911FC" w14:textId="77777777" w:rsidR="003221A7" w:rsidRPr="003221A7" w:rsidRDefault="003221A7" w:rsidP="003221A7">
      <w:r w:rsidRPr="003221A7">
        <w:t>//adding the elements into the list</w:t>
      </w:r>
    </w:p>
    <w:p w14:paraId="3FB39929" w14:textId="77777777" w:rsidR="003221A7" w:rsidRPr="003221A7" w:rsidRDefault="003221A7" w:rsidP="003221A7">
      <w:proofErr w:type="spellStart"/>
      <w:r w:rsidRPr="003221A7">
        <w:t>al.add</w:t>
      </w:r>
      <w:proofErr w:type="spellEnd"/>
      <w:r w:rsidRPr="003221A7">
        <w:t xml:space="preserve"> </w:t>
      </w:r>
      <w:r w:rsidRPr="003221A7">
        <w:rPr>
          <w:b/>
          <w:bCs/>
        </w:rPr>
        <w:t>(</w:t>
      </w:r>
      <w:r w:rsidRPr="003221A7">
        <w:t>10</w:t>
      </w:r>
      <w:r w:rsidRPr="003221A7">
        <w:rPr>
          <w:b/>
          <w:bCs/>
        </w:rPr>
        <w:t>)</w:t>
      </w:r>
      <w:r w:rsidRPr="003221A7">
        <w:t>; //autoboxing</w:t>
      </w:r>
    </w:p>
    <w:p w14:paraId="68077E9A" w14:textId="77777777" w:rsidR="003221A7" w:rsidRPr="003221A7" w:rsidRDefault="003221A7" w:rsidP="003221A7">
      <w:proofErr w:type="spellStart"/>
      <w:r w:rsidRPr="003221A7">
        <w:t>al.add</w:t>
      </w:r>
      <w:proofErr w:type="spellEnd"/>
      <w:r w:rsidRPr="003221A7">
        <w:t xml:space="preserve"> </w:t>
      </w:r>
      <w:r w:rsidRPr="003221A7">
        <w:rPr>
          <w:b/>
          <w:bCs/>
        </w:rPr>
        <w:t>(</w:t>
      </w:r>
      <w:r w:rsidRPr="003221A7">
        <w:t xml:space="preserve">new </w:t>
      </w:r>
      <w:r w:rsidRPr="003221A7">
        <w:rPr>
          <w:b/>
          <w:bCs/>
        </w:rPr>
        <w:t>Integer</w:t>
      </w:r>
      <w:r w:rsidRPr="003221A7">
        <w:t xml:space="preserve"> </w:t>
      </w:r>
      <w:r w:rsidRPr="003221A7">
        <w:rPr>
          <w:b/>
          <w:bCs/>
        </w:rPr>
        <w:t>(</w:t>
      </w:r>
      <w:r w:rsidRPr="003221A7">
        <w:t>20</w:t>
      </w:r>
      <w:r w:rsidRPr="003221A7">
        <w:rPr>
          <w:b/>
          <w:bCs/>
        </w:rPr>
        <w:t>))</w:t>
      </w:r>
      <w:r w:rsidRPr="003221A7">
        <w:t>; //manual boxing</w:t>
      </w:r>
    </w:p>
    <w:p w14:paraId="0290D4E8" w14:textId="77777777" w:rsidR="003221A7" w:rsidRPr="003221A7" w:rsidRDefault="003221A7" w:rsidP="003221A7">
      <w:proofErr w:type="spellStart"/>
      <w:r w:rsidRPr="003221A7">
        <w:t>al.add</w:t>
      </w:r>
      <w:proofErr w:type="spellEnd"/>
      <w:r w:rsidRPr="003221A7">
        <w:t xml:space="preserve"> </w:t>
      </w:r>
      <w:r w:rsidRPr="003221A7">
        <w:rPr>
          <w:b/>
          <w:bCs/>
        </w:rPr>
        <w:t>(</w:t>
      </w:r>
      <w:r w:rsidRPr="003221A7">
        <w:t>30</w:t>
      </w:r>
      <w:r w:rsidRPr="003221A7">
        <w:rPr>
          <w:b/>
          <w:bCs/>
        </w:rPr>
        <w:t>)</w:t>
      </w:r>
      <w:r w:rsidRPr="003221A7">
        <w:t>;</w:t>
      </w:r>
    </w:p>
    <w:p w14:paraId="09447E88" w14:textId="77777777" w:rsidR="003221A7" w:rsidRPr="003221A7" w:rsidRDefault="003221A7" w:rsidP="003221A7">
      <w:proofErr w:type="spellStart"/>
      <w:r w:rsidRPr="003221A7">
        <w:t>al.add</w:t>
      </w:r>
      <w:proofErr w:type="spellEnd"/>
      <w:r w:rsidRPr="003221A7">
        <w:t xml:space="preserve"> </w:t>
      </w:r>
      <w:r w:rsidRPr="003221A7">
        <w:rPr>
          <w:b/>
          <w:bCs/>
        </w:rPr>
        <w:t>(</w:t>
      </w:r>
      <w:r w:rsidRPr="003221A7">
        <w:t>40</w:t>
      </w:r>
      <w:r w:rsidRPr="003221A7">
        <w:rPr>
          <w:b/>
          <w:bCs/>
        </w:rPr>
        <w:t>)</w:t>
      </w:r>
      <w:r w:rsidRPr="003221A7">
        <w:t>;</w:t>
      </w:r>
    </w:p>
    <w:p w14:paraId="23B6EE5E" w14:textId="77777777" w:rsidR="003221A7" w:rsidRPr="003221A7" w:rsidRDefault="003221A7" w:rsidP="003221A7">
      <w:proofErr w:type="spellStart"/>
      <w:r w:rsidRPr="003221A7">
        <w:t>al.add</w:t>
      </w:r>
      <w:proofErr w:type="spellEnd"/>
      <w:r w:rsidRPr="003221A7">
        <w:t xml:space="preserve"> </w:t>
      </w:r>
      <w:r w:rsidRPr="003221A7">
        <w:rPr>
          <w:b/>
          <w:bCs/>
        </w:rPr>
        <w:t>(</w:t>
      </w:r>
      <w:r w:rsidRPr="003221A7">
        <w:t>50</w:t>
      </w:r>
      <w:r w:rsidRPr="003221A7">
        <w:rPr>
          <w:b/>
          <w:bCs/>
        </w:rPr>
        <w:t>)</w:t>
      </w:r>
      <w:r w:rsidRPr="003221A7">
        <w:t>;</w:t>
      </w:r>
    </w:p>
    <w:p w14:paraId="3BE35725" w14:textId="77777777" w:rsidR="003221A7" w:rsidRPr="003221A7" w:rsidRDefault="003221A7" w:rsidP="003221A7">
      <w:r w:rsidRPr="003221A7">
        <w:t>//Display elements of the List and its Size</w:t>
      </w:r>
    </w:p>
    <w:p w14:paraId="1B92EA37" w14:textId="77777777" w:rsidR="003221A7" w:rsidRPr="003221A7" w:rsidRDefault="003221A7" w:rsidP="003221A7">
      <w:proofErr w:type="spellStart"/>
      <w:r w:rsidRPr="003221A7">
        <w:t>System.out.println</w:t>
      </w:r>
      <w:proofErr w:type="spellEnd"/>
      <w:r w:rsidRPr="003221A7">
        <w:t xml:space="preserve"> </w:t>
      </w:r>
      <w:r w:rsidRPr="003221A7">
        <w:rPr>
          <w:b/>
          <w:bCs/>
        </w:rPr>
        <w:t>(</w:t>
      </w:r>
      <w:r w:rsidRPr="003221A7">
        <w:t>al</w:t>
      </w:r>
      <w:r w:rsidRPr="003221A7">
        <w:rPr>
          <w:b/>
          <w:bCs/>
        </w:rPr>
        <w:t>)</w:t>
      </w:r>
      <w:r w:rsidRPr="003221A7">
        <w:t>;</w:t>
      </w:r>
    </w:p>
    <w:p w14:paraId="6E3011F3" w14:textId="77777777" w:rsidR="003221A7" w:rsidRPr="003221A7" w:rsidRDefault="003221A7" w:rsidP="003221A7">
      <w:proofErr w:type="spellStart"/>
      <w:r w:rsidRPr="003221A7">
        <w:t>System.out.println</w:t>
      </w:r>
      <w:proofErr w:type="spellEnd"/>
      <w:r w:rsidRPr="003221A7">
        <w:t xml:space="preserve"> </w:t>
      </w:r>
      <w:r w:rsidRPr="003221A7">
        <w:rPr>
          <w:b/>
          <w:bCs/>
        </w:rPr>
        <w:t>(</w:t>
      </w:r>
      <w:proofErr w:type="spellStart"/>
      <w:proofErr w:type="gramStart"/>
      <w:r w:rsidRPr="003221A7">
        <w:t>al.size</w:t>
      </w:r>
      <w:proofErr w:type="spellEnd"/>
      <w:proofErr w:type="gramEnd"/>
      <w:r w:rsidRPr="003221A7">
        <w:t xml:space="preserve"> </w:t>
      </w:r>
      <w:r w:rsidRPr="003221A7">
        <w:rPr>
          <w:b/>
          <w:bCs/>
        </w:rPr>
        <w:t>())</w:t>
      </w:r>
      <w:r w:rsidRPr="003221A7">
        <w:t>;</w:t>
      </w:r>
    </w:p>
    <w:p w14:paraId="452D8C8A" w14:textId="77777777" w:rsidR="003221A7" w:rsidRPr="003221A7" w:rsidRDefault="003221A7" w:rsidP="003221A7">
      <w:r w:rsidRPr="003221A7">
        <w:t>//inserting an element into the List at specified location</w:t>
      </w:r>
    </w:p>
    <w:p w14:paraId="7F756E4F" w14:textId="77777777" w:rsidR="003221A7" w:rsidRPr="003221A7" w:rsidRDefault="003221A7" w:rsidP="003221A7">
      <w:proofErr w:type="spellStart"/>
      <w:r w:rsidRPr="003221A7">
        <w:t>al.add</w:t>
      </w:r>
      <w:proofErr w:type="spellEnd"/>
      <w:r w:rsidRPr="003221A7">
        <w:t xml:space="preserve"> </w:t>
      </w:r>
      <w:r w:rsidRPr="003221A7">
        <w:rPr>
          <w:b/>
          <w:bCs/>
        </w:rPr>
        <w:t>(</w:t>
      </w:r>
      <w:r w:rsidRPr="003221A7">
        <w:t>1, 77</w:t>
      </w:r>
      <w:r w:rsidRPr="003221A7">
        <w:rPr>
          <w:b/>
          <w:bCs/>
        </w:rPr>
        <w:t>)</w:t>
      </w:r>
      <w:r w:rsidRPr="003221A7">
        <w:t>;</w:t>
      </w:r>
    </w:p>
    <w:p w14:paraId="5715C748" w14:textId="77777777" w:rsidR="003221A7" w:rsidRPr="003221A7" w:rsidRDefault="003221A7" w:rsidP="003221A7">
      <w:proofErr w:type="spellStart"/>
      <w:r w:rsidRPr="003221A7">
        <w:t>System.out.println</w:t>
      </w:r>
      <w:proofErr w:type="spellEnd"/>
      <w:r w:rsidRPr="003221A7">
        <w:t xml:space="preserve"> </w:t>
      </w:r>
      <w:r w:rsidRPr="003221A7">
        <w:rPr>
          <w:b/>
          <w:bCs/>
        </w:rPr>
        <w:t>(</w:t>
      </w:r>
      <w:r w:rsidRPr="003221A7">
        <w:t>al</w:t>
      </w:r>
      <w:r w:rsidRPr="003221A7">
        <w:rPr>
          <w:b/>
          <w:bCs/>
        </w:rPr>
        <w:t>)</w:t>
      </w:r>
      <w:r w:rsidRPr="003221A7">
        <w:t>;</w:t>
      </w:r>
    </w:p>
    <w:p w14:paraId="798AF549" w14:textId="77777777" w:rsidR="003221A7" w:rsidRPr="003221A7" w:rsidRDefault="003221A7" w:rsidP="003221A7">
      <w:proofErr w:type="spellStart"/>
      <w:r w:rsidRPr="003221A7">
        <w:t>System.out.println</w:t>
      </w:r>
      <w:proofErr w:type="spellEnd"/>
      <w:r w:rsidRPr="003221A7">
        <w:t xml:space="preserve"> </w:t>
      </w:r>
      <w:r w:rsidRPr="003221A7">
        <w:rPr>
          <w:b/>
          <w:bCs/>
        </w:rPr>
        <w:t>(</w:t>
      </w:r>
      <w:proofErr w:type="spellStart"/>
      <w:proofErr w:type="gramStart"/>
      <w:r w:rsidRPr="003221A7">
        <w:t>al.size</w:t>
      </w:r>
      <w:proofErr w:type="spellEnd"/>
      <w:proofErr w:type="gramEnd"/>
      <w:r w:rsidRPr="003221A7">
        <w:t xml:space="preserve"> </w:t>
      </w:r>
      <w:r w:rsidRPr="003221A7">
        <w:rPr>
          <w:b/>
          <w:bCs/>
        </w:rPr>
        <w:t>())</w:t>
      </w:r>
      <w:r w:rsidRPr="003221A7">
        <w:t>;</w:t>
      </w:r>
    </w:p>
    <w:p w14:paraId="62F0F372" w14:textId="77777777" w:rsidR="003221A7" w:rsidRPr="003221A7" w:rsidRDefault="003221A7" w:rsidP="003221A7">
      <w:r w:rsidRPr="003221A7">
        <w:t>//modifying the existing element of the List by specifying its value</w:t>
      </w:r>
    </w:p>
    <w:p w14:paraId="50B8350E" w14:textId="77777777" w:rsidR="003221A7" w:rsidRPr="003221A7" w:rsidRDefault="003221A7" w:rsidP="003221A7">
      <w:proofErr w:type="spellStart"/>
      <w:proofErr w:type="gramStart"/>
      <w:r w:rsidRPr="003221A7">
        <w:t>al.remove</w:t>
      </w:r>
      <w:proofErr w:type="spellEnd"/>
      <w:proofErr w:type="gramEnd"/>
      <w:r w:rsidRPr="003221A7">
        <w:t xml:space="preserve"> </w:t>
      </w:r>
      <w:r w:rsidRPr="003221A7">
        <w:rPr>
          <w:b/>
          <w:bCs/>
        </w:rPr>
        <w:t>(</w:t>
      </w:r>
      <w:r w:rsidRPr="003221A7">
        <w:t xml:space="preserve">new </w:t>
      </w:r>
      <w:r w:rsidRPr="003221A7">
        <w:rPr>
          <w:b/>
          <w:bCs/>
        </w:rPr>
        <w:t>Integer</w:t>
      </w:r>
      <w:r w:rsidRPr="003221A7">
        <w:t xml:space="preserve"> </w:t>
      </w:r>
      <w:r w:rsidRPr="003221A7">
        <w:rPr>
          <w:b/>
          <w:bCs/>
        </w:rPr>
        <w:t>(</w:t>
      </w:r>
      <w:r w:rsidRPr="003221A7">
        <w:t>30</w:t>
      </w:r>
      <w:r w:rsidRPr="003221A7">
        <w:rPr>
          <w:b/>
          <w:bCs/>
        </w:rPr>
        <w:t>))</w:t>
      </w:r>
      <w:r w:rsidRPr="003221A7">
        <w:t>;</w:t>
      </w:r>
    </w:p>
    <w:p w14:paraId="45D82F5B" w14:textId="77777777" w:rsidR="003221A7" w:rsidRPr="003221A7" w:rsidRDefault="003221A7" w:rsidP="003221A7">
      <w:proofErr w:type="spellStart"/>
      <w:r w:rsidRPr="003221A7">
        <w:t>System.out.println</w:t>
      </w:r>
      <w:proofErr w:type="spellEnd"/>
      <w:r w:rsidRPr="003221A7">
        <w:t xml:space="preserve"> </w:t>
      </w:r>
      <w:r w:rsidRPr="003221A7">
        <w:rPr>
          <w:b/>
          <w:bCs/>
        </w:rPr>
        <w:t>(</w:t>
      </w:r>
      <w:r w:rsidRPr="003221A7">
        <w:t>al</w:t>
      </w:r>
      <w:r w:rsidRPr="003221A7">
        <w:rPr>
          <w:b/>
          <w:bCs/>
        </w:rPr>
        <w:t>)</w:t>
      </w:r>
      <w:r w:rsidRPr="003221A7">
        <w:t>;</w:t>
      </w:r>
    </w:p>
    <w:p w14:paraId="119D84A9" w14:textId="77777777" w:rsidR="003221A7" w:rsidRPr="003221A7" w:rsidRDefault="003221A7" w:rsidP="003221A7">
      <w:proofErr w:type="spellStart"/>
      <w:r w:rsidRPr="003221A7">
        <w:t>System.out.println</w:t>
      </w:r>
      <w:proofErr w:type="spellEnd"/>
      <w:r w:rsidRPr="003221A7">
        <w:t xml:space="preserve"> </w:t>
      </w:r>
      <w:r w:rsidRPr="003221A7">
        <w:rPr>
          <w:b/>
          <w:bCs/>
        </w:rPr>
        <w:t>(</w:t>
      </w:r>
      <w:proofErr w:type="spellStart"/>
      <w:proofErr w:type="gramStart"/>
      <w:r w:rsidRPr="003221A7">
        <w:t>al.size</w:t>
      </w:r>
      <w:proofErr w:type="spellEnd"/>
      <w:proofErr w:type="gramEnd"/>
      <w:r w:rsidRPr="003221A7">
        <w:t xml:space="preserve"> </w:t>
      </w:r>
      <w:r w:rsidRPr="003221A7">
        <w:rPr>
          <w:b/>
          <w:bCs/>
        </w:rPr>
        <w:t>())</w:t>
      </w:r>
      <w:r w:rsidRPr="003221A7">
        <w:t>;</w:t>
      </w:r>
    </w:p>
    <w:p w14:paraId="62F70FA0" w14:textId="77777777" w:rsidR="003221A7" w:rsidRPr="003221A7" w:rsidRDefault="003221A7" w:rsidP="003221A7">
      <w:r w:rsidRPr="003221A7">
        <w:t>//removing the element of the List by specifying its index position</w:t>
      </w:r>
    </w:p>
    <w:p w14:paraId="3B1F4ADC" w14:textId="77777777" w:rsidR="003221A7" w:rsidRPr="003221A7" w:rsidRDefault="003221A7" w:rsidP="003221A7">
      <w:proofErr w:type="spellStart"/>
      <w:proofErr w:type="gramStart"/>
      <w:r w:rsidRPr="003221A7">
        <w:t>al.remove</w:t>
      </w:r>
      <w:proofErr w:type="spellEnd"/>
      <w:proofErr w:type="gramEnd"/>
      <w:r w:rsidRPr="003221A7">
        <w:t xml:space="preserve"> </w:t>
      </w:r>
      <w:r w:rsidRPr="003221A7">
        <w:rPr>
          <w:b/>
          <w:bCs/>
        </w:rPr>
        <w:t>(</w:t>
      </w:r>
      <w:r w:rsidRPr="003221A7">
        <w:t>0</w:t>
      </w:r>
      <w:r w:rsidRPr="003221A7">
        <w:rPr>
          <w:b/>
          <w:bCs/>
        </w:rPr>
        <w:t>)</w:t>
      </w:r>
      <w:r w:rsidRPr="003221A7">
        <w:t>;</w:t>
      </w:r>
    </w:p>
    <w:p w14:paraId="3A87BCAE" w14:textId="77777777" w:rsidR="003221A7" w:rsidRPr="003221A7" w:rsidRDefault="003221A7" w:rsidP="003221A7">
      <w:proofErr w:type="spellStart"/>
      <w:r w:rsidRPr="003221A7">
        <w:t>System.out.println</w:t>
      </w:r>
      <w:proofErr w:type="spellEnd"/>
      <w:r w:rsidRPr="003221A7">
        <w:t xml:space="preserve"> </w:t>
      </w:r>
      <w:r w:rsidRPr="003221A7">
        <w:rPr>
          <w:b/>
          <w:bCs/>
        </w:rPr>
        <w:t>(</w:t>
      </w:r>
      <w:r w:rsidRPr="003221A7">
        <w:t>al</w:t>
      </w:r>
      <w:r w:rsidRPr="003221A7">
        <w:rPr>
          <w:b/>
          <w:bCs/>
        </w:rPr>
        <w:t>)</w:t>
      </w:r>
      <w:r w:rsidRPr="003221A7">
        <w:t>;</w:t>
      </w:r>
    </w:p>
    <w:p w14:paraId="045E2220" w14:textId="77777777" w:rsidR="003221A7" w:rsidRPr="003221A7" w:rsidRDefault="003221A7" w:rsidP="003221A7">
      <w:proofErr w:type="spellStart"/>
      <w:r w:rsidRPr="003221A7">
        <w:lastRenderedPageBreak/>
        <w:t>System.out.println</w:t>
      </w:r>
      <w:proofErr w:type="spellEnd"/>
      <w:r w:rsidRPr="003221A7">
        <w:t xml:space="preserve"> </w:t>
      </w:r>
      <w:r w:rsidRPr="003221A7">
        <w:rPr>
          <w:b/>
          <w:bCs/>
        </w:rPr>
        <w:t>(</w:t>
      </w:r>
      <w:proofErr w:type="spellStart"/>
      <w:proofErr w:type="gramStart"/>
      <w:r w:rsidRPr="003221A7">
        <w:t>al.size</w:t>
      </w:r>
      <w:proofErr w:type="spellEnd"/>
      <w:proofErr w:type="gramEnd"/>
      <w:r w:rsidRPr="003221A7">
        <w:t xml:space="preserve"> </w:t>
      </w:r>
      <w:r w:rsidRPr="003221A7">
        <w:rPr>
          <w:b/>
          <w:bCs/>
        </w:rPr>
        <w:t>())</w:t>
      </w:r>
      <w:r w:rsidRPr="003221A7">
        <w:t>;</w:t>
      </w:r>
    </w:p>
    <w:p w14:paraId="2A4FE0F8" w14:textId="77777777" w:rsidR="003221A7" w:rsidRPr="003221A7" w:rsidRDefault="003221A7" w:rsidP="003221A7">
      <w:r w:rsidRPr="003221A7">
        <w:t>//Displaying elements of List 1 by 1 using for loop (accessing)</w:t>
      </w:r>
    </w:p>
    <w:p w14:paraId="55765E89" w14:textId="77777777" w:rsidR="003221A7" w:rsidRPr="003221A7" w:rsidRDefault="003221A7" w:rsidP="003221A7">
      <w:r w:rsidRPr="003221A7">
        <w:rPr>
          <w:b/>
          <w:bCs/>
        </w:rPr>
        <w:t>for</w:t>
      </w:r>
      <w:r w:rsidRPr="003221A7">
        <w:t xml:space="preserve"> </w:t>
      </w:r>
      <w:r w:rsidRPr="003221A7">
        <w:rPr>
          <w:b/>
          <w:bCs/>
        </w:rPr>
        <w:t>(int</w:t>
      </w:r>
      <w:r w:rsidRPr="003221A7">
        <w:t xml:space="preserve"> </w:t>
      </w:r>
      <w:proofErr w:type="spellStart"/>
      <w:r w:rsidRPr="003221A7">
        <w:t>i</w:t>
      </w:r>
      <w:proofErr w:type="spellEnd"/>
      <w:r w:rsidRPr="003221A7">
        <w:t xml:space="preserve"> = 0; </w:t>
      </w:r>
      <w:proofErr w:type="spellStart"/>
      <w:r w:rsidRPr="003221A7">
        <w:t>i</w:t>
      </w:r>
      <w:proofErr w:type="spellEnd"/>
      <w:r w:rsidRPr="003221A7">
        <w:t xml:space="preserve"> </w:t>
      </w:r>
      <w:r w:rsidRPr="003221A7">
        <w:rPr>
          <w:b/>
          <w:bCs/>
        </w:rPr>
        <w:t>&lt;</w:t>
      </w:r>
      <w:r w:rsidRPr="003221A7">
        <w:t xml:space="preserve"> </w:t>
      </w:r>
      <w:proofErr w:type="spellStart"/>
      <w:proofErr w:type="gramStart"/>
      <w:r w:rsidRPr="003221A7">
        <w:t>al.size</w:t>
      </w:r>
      <w:proofErr w:type="spellEnd"/>
      <w:proofErr w:type="gramEnd"/>
      <w:r w:rsidRPr="003221A7">
        <w:t xml:space="preserve"> </w:t>
      </w:r>
      <w:r w:rsidRPr="003221A7">
        <w:rPr>
          <w:b/>
          <w:bCs/>
        </w:rPr>
        <w:t>()</w:t>
      </w:r>
      <w:r w:rsidRPr="003221A7">
        <w:t xml:space="preserve">; </w:t>
      </w:r>
      <w:proofErr w:type="spellStart"/>
      <w:r w:rsidRPr="003221A7">
        <w:t>i</w:t>
      </w:r>
      <w:proofErr w:type="spellEnd"/>
      <w:r w:rsidRPr="003221A7">
        <w:t>++</w:t>
      </w:r>
      <w:r w:rsidRPr="003221A7">
        <w:rPr>
          <w:b/>
          <w:bCs/>
        </w:rPr>
        <w:t>)</w:t>
      </w:r>
    </w:p>
    <w:p w14:paraId="3915A2CF" w14:textId="77777777" w:rsidR="003221A7" w:rsidRPr="003221A7" w:rsidRDefault="003221A7" w:rsidP="003221A7">
      <w:r w:rsidRPr="003221A7">
        <w:rPr>
          <w:b/>
          <w:bCs/>
        </w:rPr>
        <w:t>{</w:t>
      </w:r>
    </w:p>
    <w:p w14:paraId="0E13AE67" w14:textId="77777777" w:rsidR="003221A7" w:rsidRPr="003221A7" w:rsidRDefault="003221A7" w:rsidP="003221A7">
      <w:proofErr w:type="spellStart"/>
      <w:r w:rsidRPr="003221A7">
        <w:t>System.out.println</w:t>
      </w:r>
      <w:proofErr w:type="spellEnd"/>
      <w:r w:rsidRPr="003221A7">
        <w:t xml:space="preserve"> </w:t>
      </w:r>
      <w:r w:rsidRPr="003221A7">
        <w:rPr>
          <w:b/>
          <w:bCs/>
        </w:rPr>
        <w:t>(</w:t>
      </w:r>
      <w:proofErr w:type="spellStart"/>
      <w:r w:rsidRPr="003221A7">
        <w:t>al.get</w:t>
      </w:r>
      <w:proofErr w:type="spellEnd"/>
      <w:r w:rsidRPr="003221A7">
        <w:t xml:space="preserve"> </w:t>
      </w:r>
      <w:r w:rsidRPr="003221A7">
        <w:rPr>
          <w:b/>
          <w:bCs/>
        </w:rPr>
        <w:t>(</w:t>
      </w:r>
      <w:proofErr w:type="spellStart"/>
      <w:r w:rsidRPr="003221A7">
        <w:t>i</w:t>
      </w:r>
      <w:proofErr w:type="spellEnd"/>
      <w:r w:rsidRPr="003221A7">
        <w:rPr>
          <w:b/>
          <w:bCs/>
        </w:rPr>
        <w:t>))</w:t>
      </w:r>
      <w:r w:rsidRPr="003221A7">
        <w:t>;</w:t>
      </w:r>
    </w:p>
    <w:p w14:paraId="241658AC" w14:textId="77777777" w:rsidR="003221A7" w:rsidRPr="003221A7" w:rsidRDefault="003221A7" w:rsidP="003221A7">
      <w:r w:rsidRPr="003221A7">
        <w:rPr>
          <w:b/>
          <w:bCs/>
        </w:rPr>
        <w:t>}</w:t>
      </w:r>
    </w:p>
    <w:p w14:paraId="08547B41" w14:textId="77777777" w:rsidR="003221A7" w:rsidRPr="003221A7" w:rsidRDefault="003221A7" w:rsidP="003221A7">
      <w:r w:rsidRPr="003221A7">
        <w:t xml:space="preserve">//Displaying elements of List 1 by 1 using </w:t>
      </w:r>
      <w:proofErr w:type="spellStart"/>
      <w:r w:rsidRPr="003221A7">
        <w:t>forEach</w:t>
      </w:r>
      <w:proofErr w:type="spellEnd"/>
      <w:r w:rsidRPr="003221A7">
        <w:t xml:space="preserve"> Loop (auto-unboxing)</w:t>
      </w:r>
    </w:p>
    <w:p w14:paraId="2C092C01" w14:textId="77777777" w:rsidR="003221A7" w:rsidRPr="003221A7" w:rsidRDefault="003221A7" w:rsidP="003221A7">
      <w:r w:rsidRPr="003221A7">
        <w:rPr>
          <w:b/>
          <w:bCs/>
        </w:rPr>
        <w:t>for</w:t>
      </w:r>
      <w:r w:rsidRPr="003221A7">
        <w:t xml:space="preserve"> </w:t>
      </w:r>
      <w:r w:rsidRPr="003221A7">
        <w:rPr>
          <w:b/>
          <w:bCs/>
        </w:rPr>
        <w:t>(int</w:t>
      </w:r>
      <w:r w:rsidRPr="003221A7">
        <w:t xml:space="preserve"> v:al</w:t>
      </w:r>
      <w:r w:rsidRPr="003221A7">
        <w:rPr>
          <w:b/>
          <w:bCs/>
        </w:rPr>
        <w:t>)</w:t>
      </w:r>
    </w:p>
    <w:p w14:paraId="76E9EF76" w14:textId="77777777" w:rsidR="003221A7" w:rsidRPr="003221A7" w:rsidRDefault="003221A7" w:rsidP="003221A7">
      <w:r w:rsidRPr="003221A7">
        <w:rPr>
          <w:b/>
          <w:bCs/>
        </w:rPr>
        <w:t>{</w:t>
      </w:r>
    </w:p>
    <w:p w14:paraId="07947E8D" w14:textId="77777777" w:rsidR="003221A7" w:rsidRPr="003221A7" w:rsidRDefault="003221A7" w:rsidP="003221A7">
      <w:proofErr w:type="spellStart"/>
      <w:r w:rsidRPr="003221A7">
        <w:t>System.out.println</w:t>
      </w:r>
      <w:proofErr w:type="spellEnd"/>
      <w:r w:rsidRPr="003221A7">
        <w:t xml:space="preserve"> </w:t>
      </w:r>
      <w:r w:rsidRPr="003221A7">
        <w:rPr>
          <w:b/>
          <w:bCs/>
        </w:rPr>
        <w:t>(</w:t>
      </w:r>
      <w:r w:rsidRPr="003221A7">
        <w:t>v</w:t>
      </w:r>
      <w:r w:rsidRPr="003221A7">
        <w:rPr>
          <w:b/>
          <w:bCs/>
        </w:rPr>
        <w:t>)</w:t>
      </w:r>
      <w:r w:rsidRPr="003221A7">
        <w:t>;</w:t>
      </w:r>
    </w:p>
    <w:p w14:paraId="66C7A44A" w14:textId="77777777" w:rsidR="003221A7" w:rsidRPr="003221A7" w:rsidRDefault="003221A7" w:rsidP="003221A7">
      <w:r w:rsidRPr="003221A7">
        <w:rPr>
          <w:b/>
          <w:bCs/>
        </w:rPr>
        <w:t>}</w:t>
      </w:r>
    </w:p>
    <w:p w14:paraId="13F68626" w14:textId="77777777" w:rsidR="003221A7" w:rsidRPr="003221A7" w:rsidRDefault="003221A7" w:rsidP="003221A7">
      <w:r w:rsidRPr="003221A7">
        <w:t>//Searching an element</w:t>
      </w:r>
    </w:p>
    <w:p w14:paraId="73851C6B" w14:textId="77777777" w:rsidR="003221A7" w:rsidRPr="003221A7" w:rsidRDefault="003221A7" w:rsidP="003221A7">
      <w:proofErr w:type="spellStart"/>
      <w:r w:rsidRPr="003221A7">
        <w:t>System.out.println</w:t>
      </w:r>
      <w:proofErr w:type="spellEnd"/>
      <w:r w:rsidRPr="003221A7">
        <w:t xml:space="preserve"> </w:t>
      </w:r>
      <w:r w:rsidRPr="003221A7">
        <w:rPr>
          <w:b/>
          <w:bCs/>
        </w:rPr>
        <w:t>(</w:t>
      </w:r>
      <w:proofErr w:type="spellStart"/>
      <w:proofErr w:type="gramStart"/>
      <w:r w:rsidRPr="003221A7">
        <w:t>al.contains</w:t>
      </w:r>
      <w:proofErr w:type="spellEnd"/>
      <w:proofErr w:type="gramEnd"/>
      <w:r w:rsidRPr="003221A7">
        <w:t xml:space="preserve"> </w:t>
      </w:r>
      <w:r w:rsidRPr="003221A7">
        <w:rPr>
          <w:b/>
          <w:bCs/>
        </w:rPr>
        <w:t>(</w:t>
      </w:r>
      <w:r w:rsidRPr="003221A7">
        <w:t>50</w:t>
      </w:r>
      <w:r w:rsidRPr="003221A7">
        <w:rPr>
          <w:b/>
          <w:bCs/>
        </w:rPr>
        <w:t>))</w:t>
      </w:r>
      <w:r w:rsidRPr="003221A7">
        <w:t>;</w:t>
      </w:r>
    </w:p>
    <w:p w14:paraId="54A0330D" w14:textId="77777777" w:rsidR="003221A7" w:rsidRPr="003221A7" w:rsidRDefault="003221A7" w:rsidP="003221A7">
      <w:r w:rsidRPr="003221A7">
        <w:t>//Copying the array list into another list</w:t>
      </w:r>
    </w:p>
    <w:p w14:paraId="20D34F11" w14:textId="77777777" w:rsidR="003221A7" w:rsidRPr="003221A7" w:rsidRDefault="003221A7" w:rsidP="003221A7">
      <w:proofErr w:type="spellStart"/>
      <w:r w:rsidRPr="003221A7">
        <w:t>ArrayList</w:t>
      </w:r>
      <w:proofErr w:type="spellEnd"/>
      <w:r w:rsidRPr="003221A7">
        <w:t xml:space="preserve"> </w:t>
      </w:r>
      <w:r w:rsidRPr="003221A7">
        <w:rPr>
          <w:b/>
          <w:bCs/>
        </w:rPr>
        <w:t>&lt;</w:t>
      </w:r>
      <w:r w:rsidRPr="003221A7">
        <w:t xml:space="preserve"> </w:t>
      </w:r>
      <w:r w:rsidRPr="003221A7">
        <w:rPr>
          <w:b/>
          <w:bCs/>
        </w:rPr>
        <w:t>Integer</w:t>
      </w:r>
      <w:r w:rsidRPr="003221A7">
        <w:t xml:space="preserve"> </w:t>
      </w:r>
      <w:r w:rsidRPr="003221A7">
        <w:rPr>
          <w:b/>
          <w:bCs/>
        </w:rPr>
        <w:t>&gt;</w:t>
      </w:r>
      <w:r w:rsidRPr="003221A7">
        <w:t xml:space="preserve"> al1 = new </w:t>
      </w:r>
      <w:proofErr w:type="spellStart"/>
      <w:r w:rsidRPr="003221A7">
        <w:t>ArrayList</w:t>
      </w:r>
      <w:proofErr w:type="spellEnd"/>
      <w:r w:rsidRPr="003221A7">
        <w:t xml:space="preserve"> </w:t>
      </w:r>
      <w:r w:rsidRPr="003221A7">
        <w:rPr>
          <w:b/>
          <w:bCs/>
        </w:rPr>
        <w:t>&lt;</w:t>
      </w:r>
      <w:r w:rsidRPr="003221A7">
        <w:t xml:space="preserve"> </w:t>
      </w:r>
      <w:r w:rsidRPr="003221A7">
        <w:rPr>
          <w:b/>
          <w:bCs/>
        </w:rPr>
        <w:t>Integer</w:t>
      </w:r>
      <w:r w:rsidRPr="003221A7">
        <w:t xml:space="preserve"> </w:t>
      </w:r>
      <w:r w:rsidRPr="003221A7">
        <w:rPr>
          <w:b/>
          <w:bCs/>
        </w:rPr>
        <w:t>&gt;</w:t>
      </w:r>
      <w:r w:rsidRPr="003221A7">
        <w:t xml:space="preserve"> </w:t>
      </w:r>
      <w:r w:rsidRPr="003221A7">
        <w:rPr>
          <w:b/>
          <w:bCs/>
        </w:rPr>
        <w:t>(</w:t>
      </w:r>
      <w:r w:rsidRPr="003221A7">
        <w:t>al</w:t>
      </w:r>
      <w:r w:rsidRPr="003221A7">
        <w:rPr>
          <w:b/>
          <w:bCs/>
        </w:rPr>
        <w:t>)</w:t>
      </w:r>
      <w:r w:rsidRPr="003221A7">
        <w:t>;</w:t>
      </w:r>
    </w:p>
    <w:p w14:paraId="658D14BE" w14:textId="77777777" w:rsidR="003221A7" w:rsidRPr="003221A7" w:rsidRDefault="003221A7" w:rsidP="003221A7">
      <w:proofErr w:type="spellStart"/>
      <w:r w:rsidRPr="003221A7">
        <w:t>System.out.println</w:t>
      </w:r>
      <w:proofErr w:type="spellEnd"/>
      <w:r w:rsidRPr="003221A7">
        <w:t xml:space="preserve"> </w:t>
      </w:r>
      <w:r w:rsidRPr="003221A7">
        <w:rPr>
          <w:b/>
          <w:bCs/>
        </w:rPr>
        <w:t>(</w:t>
      </w:r>
      <w:r w:rsidRPr="003221A7">
        <w:t>al1</w:t>
      </w:r>
      <w:r w:rsidRPr="003221A7">
        <w:rPr>
          <w:b/>
          <w:bCs/>
        </w:rPr>
        <w:t>)</w:t>
      </w:r>
      <w:r w:rsidRPr="003221A7">
        <w:t>;</w:t>
      </w:r>
    </w:p>
    <w:p w14:paraId="7061A77E" w14:textId="77777777" w:rsidR="003221A7" w:rsidRPr="003221A7" w:rsidRDefault="003221A7" w:rsidP="003221A7">
      <w:r w:rsidRPr="003221A7">
        <w:rPr>
          <w:b/>
          <w:bCs/>
        </w:rPr>
        <w:t>}</w:t>
      </w:r>
    </w:p>
    <w:p w14:paraId="6D63913F" w14:textId="77777777" w:rsidR="003221A7" w:rsidRPr="003221A7" w:rsidRDefault="003221A7" w:rsidP="003221A7">
      <w:r w:rsidRPr="003221A7">
        <w:rPr>
          <w:b/>
          <w:bCs/>
        </w:rPr>
        <w:t>}</w:t>
      </w:r>
    </w:p>
    <w:p w14:paraId="1FC7FD1F" w14:textId="77777777" w:rsidR="003221A7" w:rsidRPr="003221A7" w:rsidRDefault="003221A7" w:rsidP="003221A7">
      <w:r w:rsidRPr="003221A7">
        <w:rPr>
          <w:b/>
          <w:bCs/>
        </w:rPr>
        <w:t>Output:</w:t>
      </w:r>
    </w:p>
    <w:p w14:paraId="56466301" w14:textId="4B8AEE79" w:rsidR="003221A7" w:rsidRPr="003221A7" w:rsidRDefault="003221A7" w:rsidP="003221A7">
      <w:r w:rsidRPr="003221A7">
        <w:rPr>
          <w:noProof/>
        </w:rPr>
        <w:lastRenderedPageBreak/>
        <w:drawing>
          <wp:inline distT="0" distB="0" distL="0" distR="0" wp14:anchorId="66885654" wp14:editId="1484F3D5">
            <wp:extent cx="2880360" cy="4343400"/>
            <wp:effectExtent l="0" t="0" r="0" b="0"/>
            <wp:docPr id="795143374" name="Picture 20" descr="Array List Collec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Array List Collection in Jav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80360" cy="4343400"/>
                    </a:xfrm>
                    <a:prstGeom prst="rect">
                      <a:avLst/>
                    </a:prstGeom>
                    <a:noFill/>
                    <a:ln>
                      <a:noFill/>
                    </a:ln>
                  </pic:spPr>
                </pic:pic>
              </a:graphicData>
            </a:graphic>
          </wp:inline>
        </w:drawing>
      </w:r>
    </w:p>
    <w:p w14:paraId="655107E9" w14:textId="77777777" w:rsidR="003221A7" w:rsidRPr="003221A7" w:rsidRDefault="003221A7" w:rsidP="003221A7">
      <w:r w:rsidRPr="003221A7">
        <w:rPr>
          <w:b/>
          <w:bCs/>
        </w:rPr>
        <w:t>Note:</w:t>
      </w:r>
      <w:r w:rsidRPr="003221A7">
        <w:t xml:space="preserve"> In </w:t>
      </w:r>
      <w:proofErr w:type="gramStart"/>
      <w:r w:rsidRPr="003221A7">
        <w:t>add(</w:t>
      </w:r>
      <w:proofErr w:type="gramEnd"/>
      <w:r w:rsidRPr="003221A7">
        <w:t xml:space="preserve">), </w:t>
      </w:r>
      <w:proofErr w:type="gramStart"/>
      <w:r w:rsidRPr="003221A7">
        <w:t>remove(</w:t>
      </w:r>
      <w:proofErr w:type="gramEnd"/>
      <w:r w:rsidRPr="003221A7">
        <w:t xml:space="preserve">), </w:t>
      </w:r>
      <w:proofErr w:type="gramStart"/>
      <w:r w:rsidRPr="003221A7">
        <w:t>get(</w:t>
      </w:r>
      <w:proofErr w:type="gramEnd"/>
      <w:r w:rsidRPr="003221A7">
        <w:t xml:space="preserve">), </w:t>
      </w:r>
      <w:proofErr w:type="gramStart"/>
      <w:r w:rsidRPr="003221A7">
        <w:t>set(</w:t>
      </w:r>
      <w:proofErr w:type="gramEnd"/>
      <w:r w:rsidRPr="003221A7">
        <w:t xml:space="preserve">) methods if we write any wrong index which is not available then it will throw a run time exception called </w:t>
      </w:r>
      <w:proofErr w:type="spellStart"/>
      <w:r w:rsidRPr="003221A7">
        <w:t>IndexOutOfBoundException</w:t>
      </w:r>
      <w:proofErr w:type="spellEnd"/>
      <w:r w:rsidRPr="003221A7">
        <w:t xml:space="preserve">. </w:t>
      </w:r>
      <w:proofErr w:type="spellStart"/>
      <w:r w:rsidRPr="003221A7">
        <w:t>ArrayList</w:t>
      </w:r>
      <w:proofErr w:type="spellEnd"/>
      <w:r w:rsidRPr="003221A7">
        <w:t xml:space="preserve"> supports storing multiple null values.</w:t>
      </w:r>
    </w:p>
    <w:p w14:paraId="70A95AB8" w14:textId="77777777" w:rsidR="003221A7" w:rsidRPr="003221A7" w:rsidRDefault="003221A7" w:rsidP="003221A7">
      <w:pPr>
        <w:rPr>
          <w:b/>
          <w:bCs/>
        </w:rPr>
      </w:pPr>
      <w:proofErr w:type="spellStart"/>
      <w:r w:rsidRPr="003221A7">
        <w:rPr>
          <w:b/>
          <w:bCs/>
        </w:rPr>
        <w:t>ArrayList</w:t>
      </w:r>
      <w:proofErr w:type="spellEnd"/>
      <w:r w:rsidRPr="003221A7">
        <w:rPr>
          <w:b/>
          <w:bCs/>
        </w:rPr>
        <w:t xml:space="preserve"> Example with Complex Data type in Java:</w:t>
      </w:r>
    </w:p>
    <w:p w14:paraId="2C0A4652" w14:textId="77777777" w:rsidR="003221A7" w:rsidRPr="003221A7" w:rsidRDefault="003221A7" w:rsidP="003221A7">
      <w:r w:rsidRPr="003221A7">
        <w:rPr>
          <w:b/>
          <w:bCs/>
        </w:rPr>
        <w:t>import</w:t>
      </w:r>
      <w:r w:rsidRPr="003221A7">
        <w:rPr>
          <w:i/>
          <w:iCs/>
        </w:rPr>
        <w:t xml:space="preserve"> </w:t>
      </w:r>
      <w:proofErr w:type="spellStart"/>
      <w:r w:rsidRPr="003221A7">
        <w:rPr>
          <w:i/>
          <w:iCs/>
        </w:rPr>
        <w:t>java.util</w:t>
      </w:r>
      <w:proofErr w:type="spellEnd"/>
      <w:r w:rsidRPr="003221A7">
        <w:rPr>
          <w:i/>
          <w:iCs/>
        </w:rPr>
        <w:t>.</w:t>
      </w:r>
      <w:r w:rsidRPr="003221A7">
        <w:t>*;</w:t>
      </w:r>
    </w:p>
    <w:p w14:paraId="21388CD6" w14:textId="77777777" w:rsidR="003221A7" w:rsidRPr="003221A7" w:rsidRDefault="003221A7" w:rsidP="003221A7">
      <w:r w:rsidRPr="003221A7">
        <w:rPr>
          <w:b/>
          <w:bCs/>
        </w:rPr>
        <w:t>class</w:t>
      </w:r>
      <w:r w:rsidRPr="003221A7">
        <w:t xml:space="preserve"> Customer</w:t>
      </w:r>
    </w:p>
    <w:p w14:paraId="117FA771" w14:textId="77777777" w:rsidR="003221A7" w:rsidRPr="003221A7" w:rsidRDefault="003221A7" w:rsidP="003221A7">
      <w:r w:rsidRPr="003221A7">
        <w:rPr>
          <w:b/>
          <w:bCs/>
        </w:rPr>
        <w:t>{</w:t>
      </w:r>
    </w:p>
    <w:p w14:paraId="69474848" w14:textId="77777777" w:rsidR="003221A7" w:rsidRPr="003221A7" w:rsidRDefault="003221A7" w:rsidP="003221A7">
      <w:r w:rsidRPr="003221A7">
        <w:rPr>
          <w:b/>
          <w:bCs/>
        </w:rPr>
        <w:t>String</w:t>
      </w:r>
      <w:r w:rsidRPr="003221A7">
        <w:t xml:space="preserve"> name;</w:t>
      </w:r>
    </w:p>
    <w:p w14:paraId="6EACCEC4" w14:textId="77777777" w:rsidR="003221A7" w:rsidRPr="003221A7" w:rsidRDefault="003221A7" w:rsidP="003221A7">
      <w:r w:rsidRPr="003221A7">
        <w:rPr>
          <w:b/>
          <w:bCs/>
        </w:rPr>
        <w:t>int</w:t>
      </w:r>
      <w:r w:rsidRPr="003221A7">
        <w:t xml:space="preserve"> balance;</w:t>
      </w:r>
    </w:p>
    <w:p w14:paraId="76852285" w14:textId="77777777" w:rsidR="003221A7" w:rsidRPr="003221A7" w:rsidRDefault="003221A7" w:rsidP="003221A7">
      <w:r w:rsidRPr="003221A7">
        <w:rPr>
          <w:b/>
          <w:bCs/>
        </w:rPr>
        <w:t>int</w:t>
      </w:r>
      <w:r w:rsidRPr="003221A7">
        <w:t xml:space="preserve"> id;</w:t>
      </w:r>
    </w:p>
    <w:p w14:paraId="6C8A491E" w14:textId="77777777" w:rsidR="003221A7" w:rsidRPr="003221A7" w:rsidRDefault="003221A7" w:rsidP="003221A7">
      <w:r w:rsidRPr="003221A7">
        <w:t>//</w:t>
      </w:r>
      <w:proofErr w:type="spellStart"/>
      <w:r w:rsidRPr="003221A7">
        <w:t>Costructor</w:t>
      </w:r>
      <w:proofErr w:type="spellEnd"/>
      <w:r w:rsidRPr="003221A7">
        <w:t xml:space="preserve"> </w:t>
      </w:r>
    </w:p>
    <w:p w14:paraId="1023E708" w14:textId="77777777" w:rsidR="003221A7" w:rsidRPr="003221A7" w:rsidRDefault="003221A7" w:rsidP="003221A7">
      <w:r w:rsidRPr="003221A7">
        <w:t xml:space="preserve">Customer </w:t>
      </w:r>
      <w:r w:rsidRPr="003221A7">
        <w:rPr>
          <w:b/>
          <w:bCs/>
        </w:rPr>
        <w:t>(String</w:t>
      </w:r>
      <w:r w:rsidRPr="003221A7">
        <w:t xml:space="preserve"> s, </w:t>
      </w:r>
      <w:r w:rsidRPr="003221A7">
        <w:rPr>
          <w:b/>
          <w:bCs/>
        </w:rPr>
        <w:t>int</w:t>
      </w:r>
      <w:r w:rsidRPr="003221A7">
        <w:t xml:space="preserve"> </w:t>
      </w:r>
      <w:proofErr w:type="spellStart"/>
      <w:r w:rsidRPr="003221A7">
        <w:t>i</w:t>
      </w:r>
      <w:proofErr w:type="spellEnd"/>
      <w:r w:rsidRPr="003221A7">
        <w:t xml:space="preserve">, </w:t>
      </w:r>
      <w:r w:rsidRPr="003221A7">
        <w:rPr>
          <w:b/>
          <w:bCs/>
        </w:rPr>
        <w:t>int</w:t>
      </w:r>
      <w:r w:rsidRPr="003221A7">
        <w:t xml:space="preserve"> j</w:t>
      </w:r>
      <w:r w:rsidRPr="003221A7">
        <w:rPr>
          <w:b/>
          <w:bCs/>
        </w:rPr>
        <w:t>)</w:t>
      </w:r>
    </w:p>
    <w:p w14:paraId="4C62DD5F" w14:textId="77777777" w:rsidR="003221A7" w:rsidRPr="003221A7" w:rsidRDefault="003221A7" w:rsidP="003221A7">
      <w:r w:rsidRPr="003221A7">
        <w:rPr>
          <w:b/>
          <w:bCs/>
        </w:rPr>
        <w:t>{</w:t>
      </w:r>
    </w:p>
    <w:p w14:paraId="07D35996" w14:textId="77777777" w:rsidR="003221A7" w:rsidRPr="003221A7" w:rsidRDefault="003221A7" w:rsidP="003221A7">
      <w:r w:rsidRPr="003221A7">
        <w:t>name = s;</w:t>
      </w:r>
    </w:p>
    <w:p w14:paraId="52207B53" w14:textId="77777777" w:rsidR="003221A7" w:rsidRPr="003221A7" w:rsidRDefault="003221A7" w:rsidP="003221A7">
      <w:r w:rsidRPr="003221A7">
        <w:t xml:space="preserve">balance = </w:t>
      </w:r>
      <w:proofErr w:type="spellStart"/>
      <w:r w:rsidRPr="003221A7">
        <w:t>i</w:t>
      </w:r>
      <w:proofErr w:type="spellEnd"/>
      <w:r w:rsidRPr="003221A7">
        <w:t>;</w:t>
      </w:r>
    </w:p>
    <w:p w14:paraId="432802F5" w14:textId="77777777" w:rsidR="003221A7" w:rsidRPr="003221A7" w:rsidRDefault="003221A7" w:rsidP="003221A7">
      <w:r w:rsidRPr="003221A7">
        <w:t>id = j;</w:t>
      </w:r>
    </w:p>
    <w:p w14:paraId="710648BE" w14:textId="77777777" w:rsidR="003221A7" w:rsidRPr="003221A7" w:rsidRDefault="003221A7" w:rsidP="003221A7">
      <w:r w:rsidRPr="003221A7">
        <w:rPr>
          <w:b/>
          <w:bCs/>
        </w:rPr>
        <w:lastRenderedPageBreak/>
        <w:t>}</w:t>
      </w:r>
    </w:p>
    <w:p w14:paraId="192195C4" w14:textId="77777777" w:rsidR="003221A7" w:rsidRPr="003221A7" w:rsidRDefault="003221A7" w:rsidP="003221A7">
      <w:r w:rsidRPr="003221A7">
        <w:t>//</w:t>
      </w:r>
      <w:proofErr w:type="spellStart"/>
      <w:proofErr w:type="gramStart"/>
      <w:r w:rsidRPr="003221A7">
        <w:t>toString</w:t>
      </w:r>
      <w:proofErr w:type="spellEnd"/>
      <w:r w:rsidRPr="003221A7">
        <w:t>(</w:t>
      </w:r>
      <w:proofErr w:type="gramEnd"/>
      <w:r w:rsidRPr="003221A7">
        <w:t xml:space="preserve">) method is overridden to give a meaningful String </w:t>
      </w:r>
      <w:proofErr w:type="spellStart"/>
      <w:r w:rsidRPr="003221A7">
        <w:t>representaion</w:t>
      </w:r>
      <w:proofErr w:type="spellEnd"/>
      <w:r w:rsidRPr="003221A7">
        <w:t xml:space="preserve"> of each object.</w:t>
      </w:r>
    </w:p>
    <w:p w14:paraId="387B33AE" w14:textId="77777777" w:rsidR="003221A7" w:rsidRPr="003221A7" w:rsidRDefault="003221A7" w:rsidP="003221A7">
      <w:r w:rsidRPr="003221A7">
        <w:rPr>
          <w:b/>
          <w:bCs/>
        </w:rPr>
        <w:t>public</w:t>
      </w:r>
      <w:r w:rsidRPr="003221A7">
        <w:t xml:space="preserve"> </w:t>
      </w:r>
      <w:r w:rsidRPr="003221A7">
        <w:rPr>
          <w:b/>
          <w:bCs/>
        </w:rPr>
        <w:t>String</w:t>
      </w:r>
      <w:r w:rsidRPr="003221A7">
        <w:t xml:space="preserve"> </w:t>
      </w:r>
      <w:proofErr w:type="spellStart"/>
      <w:r w:rsidRPr="003221A7">
        <w:t>toString</w:t>
      </w:r>
      <w:proofErr w:type="spellEnd"/>
      <w:r w:rsidRPr="003221A7">
        <w:t xml:space="preserve"> </w:t>
      </w:r>
      <w:r w:rsidRPr="003221A7">
        <w:rPr>
          <w:b/>
          <w:bCs/>
        </w:rPr>
        <w:t>()</w:t>
      </w:r>
    </w:p>
    <w:p w14:paraId="697A6BE1" w14:textId="77777777" w:rsidR="003221A7" w:rsidRPr="003221A7" w:rsidRDefault="003221A7" w:rsidP="003221A7">
      <w:r w:rsidRPr="003221A7">
        <w:rPr>
          <w:b/>
          <w:bCs/>
        </w:rPr>
        <w:t>{</w:t>
      </w:r>
    </w:p>
    <w:p w14:paraId="1889967E" w14:textId="77777777" w:rsidR="003221A7" w:rsidRPr="003221A7" w:rsidRDefault="003221A7" w:rsidP="003221A7">
      <w:r w:rsidRPr="003221A7">
        <w:rPr>
          <w:b/>
          <w:bCs/>
        </w:rPr>
        <w:t>return</w:t>
      </w:r>
      <w:r w:rsidRPr="003221A7">
        <w:t xml:space="preserve"> "</w:t>
      </w:r>
      <w:proofErr w:type="gramStart"/>
      <w:r w:rsidRPr="003221A7">
        <w:t>Name :</w:t>
      </w:r>
      <w:proofErr w:type="gramEnd"/>
      <w:r w:rsidRPr="003221A7">
        <w:t xml:space="preserve"> " + name + "|</w:t>
      </w:r>
      <w:proofErr w:type="gramStart"/>
      <w:r w:rsidRPr="003221A7">
        <w:t>Balance :</w:t>
      </w:r>
      <w:proofErr w:type="gramEnd"/>
      <w:r w:rsidRPr="003221A7">
        <w:t xml:space="preserve"> " + balance + "|</w:t>
      </w:r>
      <w:proofErr w:type="gramStart"/>
      <w:r w:rsidRPr="003221A7">
        <w:t>ID :</w:t>
      </w:r>
      <w:proofErr w:type="gramEnd"/>
      <w:r w:rsidRPr="003221A7">
        <w:t xml:space="preserve"> " + id;</w:t>
      </w:r>
    </w:p>
    <w:p w14:paraId="715F2DFF" w14:textId="77777777" w:rsidR="003221A7" w:rsidRPr="003221A7" w:rsidRDefault="003221A7" w:rsidP="003221A7">
      <w:r w:rsidRPr="003221A7">
        <w:rPr>
          <w:b/>
          <w:bCs/>
        </w:rPr>
        <w:t>}</w:t>
      </w:r>
    </w:p>
    <w:p w14:paraId="6B7481C0" w14:textId="77777777" w:rsidR="003221A7" w:rsidRPr="003221A7" w:rsidRDefault="003221A7" w:rsidP="003221A7">
      <w:r w:rsidRPr="003221A7">
        <w:rPr>
          <w:b/>
          <w:bCs/>
        </w:rPr>
        <w:t>public</w:t>
      </w:r>
      <w:r w:rsidRPr="003221A7">
        <w:t xml:space="preserve"> </w:t>
      </w:r>
      <w:r w:rsidRPr="003221A7">
        <w:rPr>
          <w:b/>
          <w:bCs/>
        </w:rPr>
        <w:t>static</w:t>
      </w:r>
      <w:r w:rsidRPr="003221A7">
        <w:t xml:space="preserve"> </w:t>
      </w:r>
      <w:r w:rsidRPr="003221A7">
        <w:rPr>
          <w:b/>
          <w:bCs/>
        </w:rPr>
        <w:t>void</w:t>
      </w:r>
      <w:r w:rsidRPr="003221A7">
        <w:t xml:space="preserve"> main </w:t>
      </w:r>
      <w:r w:rsidRPr="003221A7">
        <w:rPr>
          <w:b/>
          <w:bCs/>
        </w:rPr>
        <w:t>(String</w:t>
      </w:r>
      <w:r w:rsidRPr="003221A7">
        <w:t xml:space="preserve"> </w:t>
      </w:r>
      <w:proofErr w:type="spellStart"/>
      <w:proofErr w:type="gramStart"/>
      <w:r w:rsidRPr="003221A7">
        <w:t>args</w:t>
      </w:r>
      <w:proofErr w:type="spellEnd"/>
      <w:r w:rsidRPr="003221A7">
        <w:rPr>
          <w:b/>
          <w:bCs/>
        </w:rPr>
        <w:t>[</w:t>
      </w:r>
      <w:proofErr w:type="gramEnd"/>
      <w:r w:rsidRPr="003221A7">
        <w:rPr>
          <w:b/>
          <w:bCs/>
        </w:rPr>
        <w:t>])</w:t>
      </w:r>
    </w:p>
    <w:p w14:paraId="6FA2952A" w14:textId="77777777" w:rsidR="003221A7" w:rsidRPr="003221A7" w:rsidRDefault="003221A7" w:rsidP="003221A7">
      <w:r w:rsidRPr="003221A7">
        <w:rPr>
          <w:b/>
          <w:bCs/>
        </w:rPr>
        <w:t>{</w:t>
      </w:r>
    </w:p>
    <w:p w14:paraId="4B41542F" w14:textId="77777777" w:rsidR="003221A7" w:rsidRPr="003221A7" w:rsidRDefault="003221A7" w:rsidP="003221A7">
      <w:r w:rsidRPr="003221A7">
        <w:t xml:space="preserve">// </w:t>
      </w:r>
      <w:proofErr w:type="spellStart"/>
      <w:r w:rsidRPr="003221A7">
        <w:t>ArrayList</w:t>
      </w:r>
      <w:proofErr w:type="spellEnd"/>
      <w:r w:rsidRPr="003221A7">
        <w:t xml:space="preserve"> will contain a collection of Customer's objects.</w:t>
      </w:r>
    </w:p>
    <w:p w14:paraId="24476684" w14:textId="77777777" w:rsidR="003221A7" w:rsidRPr="003221A7" w:rsidRDefault="003221A7" w:rsidP="003221A7">
      <w:proofErr w:type="spellStart"/>
      <w:r w:rsidRPr="003221A7">
        <w:t>ArrayList</w:t>
      </w:r>
      <w:proofErr w:type="spellEnd"/>
      <w:r w:rsidRPr="003221A7">
        <w:t xml:space="preserve"> </w:t>
      </w:r>
      <w:r w:rsidRPr="003221A7">
        <w:rPr>
          <w:b/>
          <w:bCs/>
        </w:rPr>
        <w:t>&lt;</w:t>
      </w:r>
      <w:r w:rsidRPr="003221A7">
        <w:t xml:space="preserve"> Customer </w:t>
      </w:r>
      <w:r w:rsidRPr="003221A7">
        <w:rPr>
          <w:b/>
          <w:bCs/>
        </w:rPr>
        <w:t>&gt;</w:t>
      </w:r>
      <w:r w:rsidRPr="003221A7">
        <w:t xml:space="preserve"> </w:t>
      </w:r>
      <w:proofErr w:type="spellStart"/>
      <w:r w:rsidRPr="003221A7">
        <w:t>arr</w:t>
      </w:r>
      <w:proofErr w:type="spellEnd"/>
      <w:r w:rsidRPr="003221A7">
        <w:t xml:space="preserve"> = new </w:t>
      </w:r>
      <w:proofErr w:type="spellStart"/>
      <w:r w:rsidRPr="003221A7">
        <w:t>ArrayList</w:t>
      </w:r>
      <w:proofErr w:type="spellEnd"/>
      <w:r w:rsidRPr="003221A7">
        <w:t xml:space="preserve"> </w:t>
      </w:r>
      <w:r w:rsidRPr="003221A7">
        <w:rPr>
          <w:b/>
          <w:bCs/>
        </w:rPr>
        <w:t>&lt;</w:t>
      </w:r>
      <w:r w:rsidRPr="003221A7">
        <w:t xml:space="preserve"> Customer </w:t>
      </w:r>
      <w:r w:rsidRPr="003221A7">
        <w:rPr>
          <w:b/>
          <w:bCs/>
        </w:rPr>
        <w:t>&gt;</w:t>
      </w:r>
      <w:r w:rsidRPr="003221A7">
        <w:t xml:space="preserve"> </w:t>
      </w:r>
      <w:r w:rsidRPr="003221A7">
        <w:rPr>
          <w:b/>
          <w:bCs/>
        </w:rPr>
        <w:t>()</w:t>
      </w:r>
      <w:r w:rsidRPr="003221A7">
        <w:t xml:space="preserve">; </w:t>
      </w:r>
    </w:p>
    <w:p w14:paraId="6234AED1" w14:textId="77777777" w:rsidR="003221A7" w:rsidRPr="003221A7" w:rsidRDefault="003221A7" w:rsidP="003221A7">
      <w:r w:rsidRPr="003221A7">
        <w:t>//Creating Customer objects.</w:t>
      </w:r>
    </w:p>
    <w:p w14:paraId="1A23721A" w14:textId="77777777" w:rsidR="003221A7" w:rsidRPr="003221A7" w:rsidRDefault="003221A7" w:rsidP="003221A7">
      <w:r w:rsidRPr="003221A7">
        <w:t xml:space="preserve">Customer customer1 = new Customer </w:t>
      </w:r>
      <w:r w:rsidRPr="003221A7">
        <w:rPr>
          <w:b/>
          <w:bCs/>
        </w:rPr>
        <w:t>(</w:t>
      </w:r>
      <w:r w:rsidRPr="003221A7">
        <w:t>"Jay", 1000, 2</w:t>
      </w:r>
      <w:r w:rsidRPr="003221A7">
        <w:rPr>
          <w:b/>
          <w:bCs/>
        </w:rPr>
        <w:t>)</w:t>
      </w:r>
      <w:r w:rsidRPr="003221A7">
        <w:t>;</w:t>
      </w:r>
    </w:p>
    <w:p w14:paraId="5CDD11AE" w14:textId="77777777" w:rsidR="003221A7" w:rsidRPr="003221A7" w:rsidRDefault="003221A7" w:rsidP="003221A7">
      <w:r w:rsidRPr="003221A7">
        <w:t xml:space="preserve">Customer customer2 = new Customer </w:t>
      </w:r>
      <w:r w:rsidRPr="003221A7">
        <w:rPr>
          <w:b/>
          <w:bCs/>
        </w:rPr>
        <w:t>(</w:t>
      </w:r>
      <w:r w:rsidRPr="003221A7">
        <w:t>"Shane", 7000, 3</w:t>
      </w:r>
      <w:r w:rsidRPr="003221A7">
        <w:rPr>
          <w:b/>
          <w:bCs/>
        </w:rPr>
        <w:t>)</w:t>
      </w:r>
      <w:r w:rsidRPr="003221A7">
        <w:t>;</w:t>
      </w:r>
    </w:p>
    <w:p w14:paraId="27FC2FEE" w14:textId="77777777" w:rsidR="003221A7" w:rsidRPr="003221A7" w:rsidRDefault="003221A7" w:rsidP="003221A7">
      <w:r w:rsidRPr="003221A7">
        <w:t xml:space="preserve">Customer customer3 = new Customer </w:t>
      </w:r>
      <w:r w:rsidRPr="003221A7">
        <w:rPr>
          <w:b/>
          <w:bCs/>
        </w:rPr>
        <w:t>(</w:t>
      </w:r>
      <w:r w:rsidRPr="003221A7">
        <w:t>"Ricky", 5000, 1</w:t>
      </w:r>
      <w:r w:rsidRPr="003221A7">
        <w:rPr>
          <w:b/>
          <w:bCs/>
        </w:rPr>
        <w:t>)</w:t>
      </w:r>
      <w:r w:rsidRPr="003221A7">
        <w:t>;</w:t>
      </w:r>
    </w:p>
    <w:p w14:paraId="10C790A2" w14:textId="77777777" w:rsidR="003221A7" w:rsidRPr="003221A7" w:rsidRDefault="003221A7" w:rsidP="003221A7">
      <w:r w:rsidRPr="003221A7">
        <w:t xml:space="preserve">Customer customer4 = new Customer </w:t>
      </w:r>
      <w:r w:rsidRPr="003221A7">
        <w:rPr>
          <w:b/>
          <w:bCs/>
        </w:rPr>
        <w:t>(</w:t>
      </w:r>
      <w:r w:rsidRPr="003221A7">
        <w:t>"Tom", 3000, 6</w:t>
      </w:r>
      <w:r w:rsidRPr="003221A7">
        <w:rPr>
          <w:b/>
          <w:bCs/>
        </w:rPr>
        <w:t>)</w:t>
      </w:r>
      <w:r w:rsidRPr="003221A7">
        <w:t>;</w:t>
      </w:r>
    </w:p>
    <w:p w14:paraId="53046227" w14:textId="77777777" w:rsidR="003221A7" w:rsidRPr="003221A7" w:rsidRDefault="003221A7" w:rsidP="003221A7">
      <w:r w:rsidRPr="003221A7">
        <w:t xml:space="preserve">Customer customer5 = new Customer </w:t>
      </w:r>
      <w:r w:rsidRPr="003221A7">
        <w:rPr>
          <w:b/>
          <w:bCs/>
        </w:rPr>
        <w:t>(</w:t>
      </w:r>
      <w:r w:rsidRPr="003221A7">
        <w:t>"Mick", 6000, 4</w:t>
      </w:r>
      <w:r w:rsidRPr="003221A7">
        <w:rPr>
          <w:b/>
          <w:bCs/>
        </w:rPr>
        <w:t>)</w:t>
      </w:r>
      <w:r w:rsidRPr="003221A7">
        <w:t>;</w:t>
      </w:r>
    </w:p>
    <w:p w14:paraId="6A36610F" w14:textId="77777777" w:rsidR="003221A7" w:rsidRPr="003221A7" w:rsidRDefault="003221A7" w:rsidP="003221A7">
      <w:r w:rsidRPr="003221A7">
        <w:t xml:space="preserve">//Storing objects in an </w:t>
      </w:r>
      <w:proofErr w:type="spellStart"/>
      <w:r w:rsidRPr="003221A7">
        <w:t>ArrayList</w:t>
      </w:r>
      <w:proofErr w:type="spellEnd"/>
      <w:r w:rsidRPr="003221A7">
        <w:t xml:space="preserve"> collection class.</w:t>
      </w:r>
    </w:p>
    <w:p w14:paraId="4336760F" w14:textId="77777777" w:rsidR="003221A7" w:rsidRPr="003221A7" w:rsidRDefault="003221A7" w:rsidP="003221A7">
      <w:proofErr w:type="spellStart"/>
      <w:r w:rsidRPr="003221A7">
        <w:t>arr.add</w:t>
      </w:r>
      <w:proofErr w:type="spellEnd"/>
      <w:r w:rsidRPr="003221A7">
        <w:t xml:space="preserve"> </w:t>
      </w:r>
      <w:r w:rsidRPr="003221A7">
        <w:rPr>
          <w:b/>
          <w:bCs/>
        </w:rPr>
        <w:t>(</w:t>
      </w:r>
      <w:r w:rsidRPr="003221A7">
        <w:t>customer1</w:t>
      </w:r>
      <w:r w:rsidRPr="003221A7">
        <w:rPr>
          <w:b/>
          <w:bCs/>
        </w:rPr>
        <w:t>)</w:t>
      </w:r>
      <w:r w:rsidRPr="003221A7">
        <w:t>;</w:t>
      </w:r>
    </w:p>
    <w:p w14:paraId="1B5BEFB9" w14:textId="77777777" w:rsidR="003221A7" w:rsidRPr="003221A7" w:rsidRDefault="003221A7" w:rsidP="003221A7">
      <w:proofErr w:type="spellStart"/>
      <w:r w:rsidRPr="003221A7">
        <w:t>arr.add</w:t>
      </w:r>
      <w:proofErr w:type="spellEnd"/>
      <w:r w:rsidRPr="003221A7">
        <w:t xml:space="preserve"> </w:t>
      </w:r>
      <w:r w:rsidRPr="003221A7">
        <w:rPr>
          <w:b/>
          <w:bCs/>
        </w:rPr>
        <w:t>(</w:t>
      </w:r>
      <w:r w:rsidRPr="003221A7">
        <w:t>customer2</w:t>
      </w:r>
      <w:r w:rsidRPr="003221A7">
        <w:rPr>
          <w:b/>
          <w:bCs/>
        </w:rPr>
        <w:t>)</w:t>
      </w:r>
      <w:r w:rsidRPr="003221A7">
        <w:t>;</w:t>
      </w:r>
    </w:p>
    <w:p w14:paraId="3108509E" w14:textId="77777777" w:rsidR="003221A7" w:rsidRPr="003221A7" w:rsidRDefault="003221A7" w:rsidP="003221A7">
      <w:proofErr w:type="spellStart"/>
      <w:r w:rsidRPr="003221A7">
        <w:t>arr.add</w:t>
      </w:r>
      <w:proofErr w:type="spellEnd"/>
      <w:r w:rsidRPr="003221A7">
        <w:t xml:space="preserve"> </w:t>
      </w:r>
      <w:r w:rsidRPr="003221A7">
        <w:rPr>
          <w:b/>
          <w:bCs/>
        </w:rPr>
        <w:t>(</w:t>
      </w:r>
      <w:r w:rsidRPr="003221A7">
        <w:t>customer3</w:t>
      </w:r>
      <w:r w:rsidRPr="003221A7">
        <w:rPr>
          <w:b/>
          <w:bCs/>
        </w:rPr>
        <w:t>)</w:t>
      </w:r>
      <w:r w:rsidRPr="003221A7">
        <w:t>;</w:t>
      </w:r>
    </w:p>
    <w:p w14:paraId="27099105" w14:textId="77777777" w:rsidR="003221A7" w:rsidRPr="003221A7" w:rsidRDefault="003221A7" w:rsidP="003221A7">
      <w:proofErr w:type="spellStart"/>
      <w:r w:rsidRPr="003221A7">
        <w:t>arr.add</w:t>
      </w:r>
      <w:proofErr w:type="spellEnd"/>
      <w:r w:rsidRPr="003221A7">
        <w:t xml:space="preserve"> </w:t>
      </w:r>
      <w:r w:rsidRPr="003221A7">
        <w:rPr>
          <w:b/>
          <w:bCs/>
        </w:rPr>
        <w:t>(</w:t>
      </w:r>
      <w:r w:rsidRPr="003221A7">
        <w:t>customer4</w:t>
      </w:r>
      <w:r w:rsidRPr="003221A7">
        <w:rPr>
          <w:b/>
          <w:bCs/>
        </w:rPr>
        <w:t>)</w:t>
      </w:r>
      <w:r w:rsidRPr="003221A7">
        <w:t>;</w:t>
      </w:r>
    </w:p>
    <w:p w14:paraId="350D3B91" w14:textId="77777777" w:rsidR="003221A7" w:rsidRPr="003221A7" w:rsidRDefault="003221A7" w:rsidP="003221A7">
      <w:proofErr w:type="spellStart"/>
      <w:r w:rsidRPr="003221A7">
        <w:t>arr.add</w:t>
      </w:r>
      <w:proofErr w:type="spellEnd"/>
      <w:r w:rsidRPr="003221A7">
        <w:t xml:space="preserve"> </w:t>
      </w:r>
      <w:r w:rsidRPr="003221A7">
        <w:rPr>
          <w:b/>
          <w:bCs/>
        </w:rPr>
        <w:t>(</w:t>
      </w:r>
      <w:r w:rsidRPr="003221A7">
        <w:t>customer5</w:t>
      </w:r>
      <w:r w:rsidRPr="003221A7">
        <w:rPr>
          <w:b/>
          <w:bCs/>
        </w:rPr>
        <w:t>)</w:t>
      </w:r>
      <w:r w:rsidRPr="003221A7">
        <w:t>;</w:t>
      </w:r>
    </w:p>
    <w:p w14:paraId="57B2FFD8" w14:textId="77777777" w:rsidR="003221A7" w:rsidRPr="003221A7" w:rsidRDefault="003221A7" w:rsidP="003221A7">
      <w:r w:rsidRPr="003221A7">
        <w:rPr>
          <w:b/>
          <w:bCs/>
        </w:rPr>
        <w:t>for</w:t>
      </w:r>
      <w:r w:rsidRPr="003221A7">
        <w:t xml:space="preserve"> </w:t>
      </w:r>
      <w:r w:rsidRPr="003221A7">
        <w:rPr>
          <w:b/>
          <w:bCs/>
        </w:rPr>
        <w:t>(</w:t>
      </w:r>
      <w:r w:rsidRPr="003221A7">
        <w:t xml:space="preserve">Customer </w:t>
      </w:r>
      <w:proofErr w:type="gramStart"/>
      <w:r w:rsidRPr="003221A7">
        <w:t>c:arr</w:t>
      </w:r>
      <w:proofErr w:type="gramEnd"/>
      <w:r w:rsidRPr="003221A7">
        <w:rPr>
          <w:b/>
          <w:bCs/>
        </w:rPr>
        <w:t>)</w:t>
      </w:r>
    </w:p>
    <w:p w14:paraId="090DD6F7" w14:textId="77777777" w:rsidR="003221A7" w:rsidRPr="003221A7" w:rsidRDefault="003221A7" w:rsidP="003221A7">
      <w:proofErr w:type="spellStart"/>
      <w:r w:rsidRPr="003221A7">
        <w:t>System.out.println</w:t>
      </w:r>
      <w:proofErr w:type="spellEnd"/>
      <w:r w:rsidRPr="003221A7">
        <w:t xml:space="preserve"> </w:t>
      </w:r>
      <w:r w:rsidRPr="003221A7">
        <w:rPr>
          <w:b/>
          <w:bCs/>
        </w:rPr>
        <w:t>(</w:t>
      </w:r>
      <w:r w:rsidRPr="003221A7">
        <w:t>c</w:t>
      </w:r>
      <w:r w:rsidRPr="003221A7">
        <w:rPr>
          <w:b/>
          <w:bCs/>
        </w:rPr>
        <w:t>)</w:t>
      </w:r>
      <w:r w:rsidRPr="003221A7">
        <w:t>;</w:t>
      </w:r>
    </w:p>
    <w:p w14:paraId="72FC7EDF" w14:textId="77777777" w:rsidR="003221A7" w:rsidRPr="003221A7" w:rsidRDefault="003221A7" w:rsidP="003221A7">
      <w:r w:rsidRPr="003221A7">
        <w:rPr>
          <w:b/>
          <w:bCs/>
        </w:rPr>
        <w:t>}</w:t>
      </w:r>
    </w:p>
    <w:p w14:paraId="5B9C133E" w14:textId="77777777" w:rsidR="003221A7" w:rsidRPr="003221A7" w:rsidRDefault="003221A7" w:rsidP="003221A7">
      <w:r w:rsidRPr="003221A7">
        <w:rPr>
          <w:b/>
          <w:bCs/>
        </w:rPr>
        <w:t>}</w:t>
      </w:r>
    </w:p>
    <w:p w14:paraId="0D9B1076" w14:textId="77777777" w:rsidR="003221A7" w:rsidRPr="003221A7" w:rsidRDefault="003221A7" w:rsidP="003221A7">
      <w:r w:rsidRPr="003221A7">
        <w:rPr>
          <w:b/>
          <w:bCs/>
        </w:rPr>
        <w:t>Output:</w:t>
      </w:r>
    </w:p>
    <w:p w14:paraId="10D337AB" w14:textId="5A9BDD01" w:rsidR="003221A7" w:rsidRPr="003221A7" w:rsidRDefault="003221A7" w:rsidP="003221A7">
      <w:r w:rsidRPr="003221A7">
        <w:rPr>
          <w:noProof/>
        </w:rPr>
        <w:lastRenderedPageBreak/>
        <w:drawing>
          <wp:inline distT="0" distB="0" distL="0" distR="0" wp14:anchorId="1764B4A7" wp14:editId="068FEDA1">
            <wp:extent cx="3657600" cy="1249680"/>
            <wp:effectExtent l="0" t="0" r="0" b="7620"/>
            <wp:docPr id="861721426" name="Picture 19" descr="Array List Example with Complex Data typ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Array List Example with Complex Data type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57600" cy="1249680"/>
                    </a:xfrm>
                    <a:prstGeom prst="rect">
                      <a:avLst/>
                    </a:prstGeom>
                    <a:noFill/>
                    <a:ln>
                      <a:noFill/>
                    </a:ln>
                  </pic:spPr>
                </pic:pic>
              </a:graphicData>
            </a:graphic>
          </wp:inline>
        </w:drawing>
      </w:r>
    </w:p>
    <w:p w14:paraId="120B4276" w14:textId="77777777" w:rsidR="003221A7" w:rsidRPr="003221A7" w:rsidRDefault="003221A7" w:rsidP="003221A7">
      <w:pPr>
        <w:rPr>
          <w:b/>
          <w:bCs/>
        </w:rPr>
      </w:pPr>
      <w:r w:rsidRPr="003221A7">
        <w:rPr>
          <w:b/>
          <w:bCs/>
        </w:rPr>
        <w:t>LinkedList Collection in Java with Examples:</w:t>
      </w:r>
    </w:p>
    <w:p w14:paraId="55016A34" w14:textId="77777777" w:rsidR="003221A7" w:rsidRPr="003221A7" w:rsidRDefault="003221A7" w:rsidP="003221A7">
      <w:r w:rsidRPr="003221A7">
        <w:t>LinkedList is the implementation class of List Interface which is also used to store a group of individual objects where duplicate values are allowed. LinkedList internally follows a doubly linked list structure where all the elements are stored in the form of nodes that linked each other.</w:t>
      </w:r>
    </w:p>
    <w:p w14:paraId="325435B7" w14:textId="77777777" w:rsidR="003221A7" w:rsidRPr="003221A7" w:rsidRDefault="003221A7" w:rsidP="003221A7">
      <w:r w:rsidRPr="003221A7">
        <w:t>The LinkedList in Java is not a synchronized class. LinkedList also supports multiple null values. This provides the functionality of LinkedList Data Structure.</w:t>
      </w:r>
    </w:p>
    <w:p w14:paraId="639D8BBD" w14:textId="5A6B39EC" w:rsidR="003221A7" w:rsidRPr="003221A7" w:rsidRDefault="003221A7" w:rsidP="003221A7">
      <w:r w:rsidRPr="003221A7">
        <w:rPr>
          <w:noProof/>
        </w:rPr>
        <w:drawing>
          <wp:inline distT="0" distB="0" distL="0" distR="0" wp14:anchorId="0D731FDF" wp14:editId="66976E31">
            <wp:extent cx="3512820" cy="2773680"/>
            <wp:effectExtent l="0" t="0" r="0" b="7620"/>
            <wp:docPr id="626328026" name="Picture 18" descr="Linked List Collec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Linked List Collection in Jav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12820" cy="2773680"/>
                    </a:xfrm>
                    <a:prstGeom prst="rect">
                      <a:avLst/>
                    </a:prstGeom>
                    <a:noFill/>
                    <a:ln>
                      <a:noFill/>
                    </a:ln>
                  </pic:spPr>
                </pic:pic>
              </a:graphicData>
            </a:graphic>
          </wp:inline>
        </w:drawing>
      </w:r>
    </w:p>
    <w:p w14:paraId="2E06BED5" w14:textId="77777777" w:rsidR="003221A7" w:rsidRPr="003221A7" w:rsidRDefault="003221A7" w:rsidP="003221A7">
      <w:r w:rsidRPr="003221A7">
        <w:t>Each element in a linked list is known as a node. It consists of 3 fields:</w:t>
      </w:r>
    </w:p>
    <w:p w14:paraId="53D3BDCE" w14:textId="77777777" w:rsidR="003221A7" w:rsidRPr="003221A7" w:rsidRDefault="003221A7" w:rsidP="003221A7">
      <w:pPr>
        <w:numPr>
          <w:ilvl w:val="0"/>
          <w:numId w:val="3"/>
        </w:numPr>
      </w:pPr>
      <w:r w:rsidRPr="003221A7">
        <w:rPr>
          <w:b/>
          <w:bCs/>
        </w:rPr>
        <w:t>Prev </w:t>
      </w:r>
      <w:r w:rsidRPr="003221A7">
        <w:t>– stores an address of the previous element in the list. It is null for the first element.</w:t>
      </w:r>
    </w:p>
    <w:p w14:paraId="7D256C29" w14:textId="77777777" w:rsidR="003221A7" w:rsidRPr="003221A7" w:rsidRDefault="003221A7" w:rsidP="003221A7">
      <w:pPr>
        <w:numPr>
          <w:ilvl w:val="0"/>
          <w:numId w:val="3"/>
        </w:numPr>
      </w:pPr>
      <w:r w:rsidRPr="003221A7">
        <w:rPr>
          <w:b/>
          <w:bCs/>
        </w:rPr>
        <w:t>Next </w:t>
      </w:r>
      <w:r w:rsidRPr="003221A7">
        <w:t>– Stores an address of the next element in the list. It is null for the last element.</w:t>
      </w:r>
    </w:p>
    <w:p w14:paraId="1FB3696B" w14:textId="77777777" w:rsidR="003221A7" w:rsidRPr="003221A7" w:rsidRDefault="003221A7" w:rsidP="003221A7">
      <w:pPr>
        <w:numPr>
          <w:ilvl w:val="0"/>
          <w:numId w:val="3"/>
        </w:numPr>
      </w:pPr>
      <w:r w:rsidRPr="003221A7">
        <w:rPr>
          <w:b/>
          <w:bCs/>
        </w:rPr>
        <w:t>Data </w:t>
      </w:r>
      <w:r w:rsidRPr="003221A7">
        <w:t>– Stores the actual data</w:t>
      </w:r>
    </w:p>
    <w:p w14:paraId="40DFDF8D" w14:textId="77777777" w:rsidR="003221A7" w:rsidRPr="003221A7" w:rsidRDefault="003221A7" w:rsidP="003221A7">
      <w:r w:rsidRPr="003221A7">
        <w:rPr>
          <w:b/>
          <w:bCs/>
        </w:rPr>
        <w:t>Note</w:t>
      </w:r>
      <w:r w:rsidRPr="003221A7">
        <w:t>: Elements in linked lists are not stored in sequence. Instead, they are scattered and connected through links (Prev and Next).</w:t>
      </w:r>
    </w:p>
    <w:p w14:paraId="678FE81B" w14:textId="77777777" w:rsidR="003221A7" w:rsidRPr="003221A7" w:rsidRDefault="003221A7" w:rsidP="003221A7">
      <w:r w:rsidRPr="003221A7">
        <w:rPr>
          <w:b/>
          <w:bCs/>
        </w:rPr>
        <w:t>Creation of LinkedList</w:t>
      </w:r>
      <w:r w:rsidRPr="003221A7">
        <w:br/>
      </w:r>
      <w:proofErr w:type="gramStart"/>
      <w:r w:rsidRPr="003221A7">
        <w:rPr>
          <w:b/>
          <w:bCs/>
        </w:rPr>
        <w:t>Syntax :</w:t>
      </w:r>
      <w:proofErr w:type="gramEnd"/>
      <w:r w:rsidRPr="003221A7">
        <w:t> </w:t>
      </w:r>
      <w:r w:rsidRPr="003221A7">
        <w:rPr>
          <w:b/>
          <w:bCs/>
        </w:rPr>
        <w:t xml:space="preserve">LinkedList&lt;Type&gt; </w:t>
      </w:r>
      <w:proofErr w:type="spellStart"/>
      <w:r w:rsidRPr="003221A7">
        <w:rPr>
          <w:b/>
          <w:bCs/>
        </w:rPr>
        <w:t>ll</w:t>
      </w:r>
      <w:proofErr w:type="spellEnd"/>
      <w:r w:rsidRPr="003221A7">
        <w:rPr>
          <w:b/>
          <w:bCs/>
        </w:rPr>
        <w:t xml:space="preserve"> = new LinkedList&lt;Type</w:t>
      </w:r>
      <w:proofErr w:type="gramStart"/>
      <w:r w:rsidRPr="003221A7">
        <w:rPr>
          <w:b/>
          <w:bCs/>
        </w:rPr>
        <w:t>&gt;(</w:t>
      </w:r>
      <w:proofErr w:type="gramEnd"/>
      <w:r w:rsidRPr="003221A7">
        <w:rPr>
          <w:b/>
          <w:bCs/>
        </w:rPr>
        <w:t>);</w:t>
      </w:r>
      <w:r w:rsidRPr="003221A7">
        <w:br/>
        <w:t>Here, Type indicates the type of LinkedList.</w:t>
      </w:r>
    </w:p>
    <w:p w14:paraId="16C84361" w14:textId="77777777" w:rsidR="003221A7" w:rsidRPr="003221A7" w:rsidRDefault="003221A7" w:rsidP="003221A7">
      <w:r w:rsidRPr="003221A7">
        <w:rPr>
          <w:b/>
          <w:bCs/>
        </w:rPr>
        <w:t>LinkedList Constructors</w:t>
      </w:r>
      <w:r w:rsidRPr="003221A7">
        <w:br/>
      </w:r>
      <w:r w:rsidRPr="003221A7">
        <w:rPr>
          <w:b/>
          <w:bCs/>
        </w:rPr>
        <w:t xml:space="preserve">LinkedList&lt;E&gt; </w:t>
      </w:r>
      <w:proofErr w:type="spellStart"/>
      <w:r w:rsidRPr="003221A7">
        <w:rPr>
          <w:b/>
          <w:bCs/>
        </w:rPr>
        <w:t>ll</w:t>
      </w:r>
      <w:proofErr w:type="spellEnd"/>
      <w:r w:rsidRPr="003221A7">
        <w:rPr>
          <w:b/>
          <w:bCs/>
        </w:rPr>
        <w:t xml:space="preserve"> = new LinkedList&lt;E</w:t>
      </w:r>
      <w:proofErr w:type="gramStart"/>
      <w:r w:rsidRPr="003221A7">
        <w:rPr>
          <w:b/>
          <w:bCs/>
        </w:rPr>
        <w:t>&gt;(</w:t>
      </w:r>
      <w:proofErr w:type="gramEnd"/>
      <w:r w:rsidRPr="003221A7">
        <w:rPr>
          <w:b/>
          <w:bCs/>
        </w:rPr>
        <w:t>);</w:t>
      </w:r>
      <w:r w:rsidRPr="003221A7">
        <w:br/>
        <w:t>It is used to construct an Empty List.</w:t>
      </w:r>
    </w:p>
    <w:p w14:paraId="1BCDA579" w14:textId="77777777" w:rsidR="003221A7" w:rsidRPr="003221A7" w:rsidRDefault="003221A7" w:rsidP="003221A7">
      <w:r w:rsidRPr="003221A7">
        <w:rPr>
          <w:b/>
          <w:bCs/>
        </w:rPr>
        <w:lastRenderedPageBreak/>
        <w:t xml:space="preserve">LinkedList&lt;E&gt; </w:t>
      </w:r>
      <w:proofErr w:type="spellStart"/>
      <w:r w:rsidRPr="003221A7">
        <w:rPr>
          <w:b/>
          <w:bCs/>
        </w:rPr>
        <w:t>ll</w:t>
      </w:r>
      <w:proofErr w:type="spellEnd"/>
      <w:r w:rsidRPr="003221A7">
        <w:rPr>
          <w:b/>
          <w:bCs/>
        </w:rPr>
        <w:t xml:space="preserve"> = new LinkedList&lt;E</w:t>
      </w:r>
      <w:proofErr w:type="gramStart"/>
      <w:r w:rsidRPr="003221A7">
        <w:rPr>
          <w:b/>
          <w:bCs/>
        </w:rPr>
        <w:t>&gt;(</w:t>
      </w:r>
      <w:proofErr w:type="gramEnd"/>
      <w:r w:rsidRPr="003221A7">
        <w:rPr>
          <w:b/>
          <w:bCs/>
        </w:rPr>
        <w:t xml:space="preserve">Collection </w:t>
      </w:r>
      <w:proofErr w:type="spellStart"/>
      <w:r w:rsidRPr="003221A7">
        <w:rPr>
          <w:b/>
          <w:bCs/>
        </w:rPr>
        <w:t>obj</w:t>
      </w:r>
      <w:proofErr w:type="spellEnd"/>
      <w:r w:rsidRPr="003221A7">
        <w:rPr>
          <w:b/>
          <w:bCs/>
        </w:rPr>
        <w:t>);</w:t>
      </w:r>
      <w:r w:rsidRPr="003221A7">
        <w:br/>
        <w:t>It is used to construct a list containing the elements of the specified collection, in the order, they are returned by the collection’s iterator.</w:t>
      </w:r>
    </w:p>
    <w:p w14:paraId="3B51E681" w14:textId="77777777" w:rsidR="003221A7" w:rsidRPr="003221A7" w:rsidRDefault="003221A7" w:rsidP="003221A7">
      <w:r w:rsidRPr="003221A7">
        <w:rPr>
          <w:b/>
          <w:bCs/>
        </w:rPr>
        <w:t>Note:</w:t>
      </w:r>
      <w:r w:rsidRPr="003221A7">
        <w:t> There is no capacity concept for LinkedList.</w:t>
      </w:r>
    </w:p>
    <w:p w14:paraId="5004AAA5" w14:textId="77777777" w:rsidR="003221A7" w:rsidRPr="003221A7" w:rsidRDefault="003221A7" w:rsidP="003221A7">
      <w:r w:rsidRPr="003221A7">
        <w:rPr>
          <w:b/>
          <w:bCs/>
        </w:rPr>
        <w:t>Methods of LinkedList: </w:t>
      </w:r>
      <w:r w:rsidRPr="003221A7">
        <w:t>We can use all Collections Method to work with the LinkedList.</w:t>
      </w:r>
    </w:p>
    <w:p w14:paraId="5E13563A" w14:textId="77777777" w:rsidR="003221A7" w:rsidRPr="003221A7" w:rsidRDefault="003221A7" w:rsidP="003221A7">
      <w:pPr>
        <w:rPr>
          <w:b/>
          <w:bCs/>
        </w:rPr>
      </w:pPr>
      <w:r w:rsidRPr="003221A7">
        <w:rPr>
          <w:b/>
          <w:bCs/>
        </w:rPr>
        <w:t>Sample Program to demonstrate LinkedList Collection in Java</w:t>
      </w:r>
    </w:p>
    <w:p w14:paraId="26DFEA8E" w14:textId="77777777" w:rsidR="003221A7" w:rsidRPr="003221A7" w:rsidRDefault="003221A7" w:rsidP="003221A7">
      <w:r w:rsidRPr="003221A7">
        <w:rPr>
          <w:b/>
          <w:bCs/>
        </w:rPr>
        <w:t>import</w:t>
      </w:r>
      <w:r w:rsidRPr="003221A7">
        <w:rPr>
          <w:i/>
          <w:iCs/>
        </w:rPr>
        <w:t xml:space="preserve"> </w:t>
      </w:r>
      <w:proofErr w:type="spellStart"/>
      <w:r w:rsidRPr="003221A7">
        <w:rPr>
          <w:i/>
          <w:iCs/>
        </w:rPr>
        <w:t>java.util</w:t>
      </w:r>
      <w:proofErr w:type="spellEnd"/>
      <w:r w:rsidRPr="003221A7">
        <w:rPr>
          <w:i/>
          <w:iCs/>
        </w:rPr>
        <w:t>.</w:t>
      </w:r>
      <w:r w:rsidRPr="003221A7">
        <w:t>*;</w:t>
      </w:r>
    </w:p>
    <w:p w14:paraId="77360A3F" w14:textId="77777777" w:rsidR="003221A7" w:rsidRPr="003221A7" w:rsidRDefault="003221A7" w:rsidP="003221A7">
      <w:r w:rsidRPr="003221A7">
        <w:rPr>
          <w:b/>
          <w:bCs/>
        </w:rPr>
        <w:t>class</w:t>
      </w:r>
      <w:r w:rsidRPr="003221A7">
        <w:t xml:space="preserve"> </w:t>
      </w:r>
      <w:proofErr w:type="spellStart"/>
      <w:r w:rsidRPr="003221A7">
        <w:t>LinkedListDemo</w:t>
      </w:r>
      <w:proofErr w:type="spellEnd"/>
    </w:p>
    <w:p w14:paraId="6F3409B8" w14:textId="77777777" w:rsidR="003221A7" w:rsidRPr="003221A7" w:rsidRDefault="003221A7" w:rsidP="003221A7">
      <w:r w:rsidRPr="003221A7">
        <w:rPr>
          <w:b/>
          <w:bCs/>
        </w:rPr>
        <w:t>{</w:t>
      </w:r>
    </w:p>
    <w:p w14:paraId="3A65DB58" w14:textId="77777777" w:rsidR="003221A7" w:rsidRPr="003221A7" w:rsidRDefault="003221A7" w:rsidP="003221A7">
      <w:r w:rsidRPr="003221A7">
        <w:rPr>
          <w:b/>
          <w:bCs/>
        </w:rPr>
        <w:t>public</w:t>
      </w:r>
      <w:r w:rsidRPr="003221A7">
        <w:t xml:space="preserve"> </w:t>
      </w:r>
      <w:r w:rsidRPr="003221A7">
        <w:rPr>
          <w:b/>
          <w:bCs/>
        </w:rPr>
        <w:t>static</w:t>
      </w:r>
      <w:r w:rsidRPr="003221A7">
        <w:t xml:space="preserve"> </w:t>
      </w:r>
      <w:r w:rsidRPr="003221A7">
        <w:rPr>
          <w:b/>
          <w:bCs/>
        </w:rPr>
        <w:t>void</w:t>
      </w:r>
      <w:r w:rsidRPr="003221A7">
        <w:t xml:space="preserve"> main </w:t>
      </w:r>
      <w:r w:rsidRPr="003221A7">
        <w:rPr>
          <w:b/>
          <w:bCs/>
        </w:rPr>
        <w:t>(String</w:t>
      </w:r>
      <w:proofErr w:type="gramStart"/>
      <w:r w:rsidRPr="003221A7">
        <w:rPr>
          <w:b/>
          <w:bCs/>
        </w:rPr>
        <w:t>[]</w:t>
      </w:r>
      <w:proofErr w:type="spellStart"/>
      <w:r w:rsidRPr="003221A7">
        <w:t>args</w:t>
      </w:r>
      <w:proofErr w:type="spellEnd"/>
      <w:proofErr w:type="gramEnd"/>
      <w:r w:rsidRPr="003221A7">
        <w:rPr>
          <w:b/>
          <w:bCs/>
        </w:rPr>
        <w:t>)</w:t>
      </w:r>
    </w:p>
    <w:p w14:paraId="709C906A" w14:textId="77777777" w:rsidR="003221A7" w:rsidRPr="003221A7" w:rsidRDefault="003221A7" w:rsidP="003221A7">
      <w:r w:rsidRPr="003221A7">
        <w:rPr>
          <w:b/>
          <w:bCs/>
        </w:rPr>
        <w:t>{</w:t>
      </w:r>
    </w:p>
    <w:p w14:paraId="415D1D5B" w14:textId="77777777" w:rsidR="003221A7" w:rsidRPr="003221A7" w:rsidRDefault="003221A7" w:rsidP="003221A7">
      <w:r w:rsidRPr="003221A7">
        <w:t xml:space="preserve">LinkedList </w:t>
      </w:r>
      <w:r w:rsidRPr="003221A7">
        <w:rPr>
          <w:b/>
          <w:bCs/>
        </w:rPr>
        <w:t>&lt;</w:t>
      </w:r>
      <w:r w:rsidRPr="003221A7">
        <w:t xml:space="preserve"> </w:t>
      </w:r>
      <w:r w:rsidRPr="003221A7">
        <w:rPr>
          <w:b/>
          <w:bCs/>
        </w:rPr>
        <w:t>String</w:t>
      </w:r>
      <w:r w:rsidRPr="003221A7">
        <w:t xml:space="preserve"> </w:t>
      </w:r>
      <w:r w:rsidRPr="003221A7">
        <w:rPr>
          <w:b/>
          <w:bCs/>
        </w:rPr>
        <w:t>&gt;</w:t>
      </w:r>
      <w:r w:rsidRPr="003221A7">
        <w:t xml:space="preserve"> animals = new LinkedList </w:t>
      </w:r>
      <w:r w:rsidRPr="003221A7">
        <w:rPr>
          <w:b/>
          <w:bCs/>
        </w:rPr>
        <w:t>&lt;&gt;</w:t>
      </w:r>
      <w:r w:rsidRPr="003221A7">
        <w:t xml:space="preserve"> </w:t>
      </w:r>
      <w:r w:rsidRPr="003221A7">
        <w:rPr>
          <w:b/>
          <w:bCs/>
        </w:rPr>
        <w:t>()</w:t>
      </w:r>
      <w:r w:rsidRPr="003221A7">
        <w:t>;</w:t>
      </w:r>
    </w:p>
    <w:p w14:paraId="2C3C06CC" w14:textId="77777777" w:rsidR="003221A7" w:rsidRPr="003221A7" w:rsidRDefault="003221A7" w:rsidP="003221A7">
      <w:r w:rsidRPr="003221A7">
        <w:t>// Add elements to LinkedList</w:t>
      </w:r>
    </w:p>
    <w:p w14:paraId="15DD98AD" w14:textId="77777777" w:rsidR="003221A7" w:rsidRPr="003221A7" w:rsidRDefault="003221A7" w:rsidP="003221A7">
      <w:proofErr w:type="spellStart"/>
      <w:r w:rsidRPr="003221A7">
        <w:t>animals.add</w:t>
      </w:r>
      <w:proofErr w:type="spellEnd"/>
      <w:r w:rsidRPr="003221A7">
        <w:t xml:space="preserve"> </w:t>
      </w:r>
      <w:r w:rsidRPr="003221A7">
        <w:rPr>
          <w:b/>
          <w:bCs/>
        </w:rPr>
        <w:t>(</w:t>
      </w:r>
      <w:r w:rsidRPr="003221A7">
        <w:t>"Dog"</w:t>
      </w:r>
      <w:r w:rsidRPr="003221A7">
        <w:rPr>
          <w:b/>
          <w:bCs/>
        </w:rPr>
        <w:t>)</w:t>
      </w:r>
      <w:r w:rsidRPr="003221A7">
        <w:t>;</w:t>
      </w:r>
    </w:p>
    <w:p w14:paraId="7136F325" w14:textId="77777777" w:rsidR="003221A7" w:rsidRPr="003221A7" w:rsidRDefault="003221A7" w:rsidP="003221A7">
      <w:proofErr w:type="spellStart"/>
      <w:r w:rsidRPr="003221A7">
        <w:t>animals.add</w:t>
      </w:r>
      <w:proofErr w:type="spellEnd"/>
      <w:r w:rsidRPr="003221A7">
        <w:t xml:space="preserve"> </w:t>
      </w:r>
      <w:r w:rsidRPr="003221A7">
        <w:rPr>
          <w:b/>
          <w:bCs/>
        </w:rPr>
        <w:t>(</w:t>
      </w:r>
      <w:r w:rsidRPr="003221A7">
        <w:t>"Cat"</w:t>
      </w:r>
      <w:r w:rsidRPr="003221A7">
        <w:rPr>
          <w:b/>
          <w:bCs/>
        </w:rPr>
        <w:t>)</w:t>
      </w:r>
      <w:r w:rsidRPr="003221A7">
        <w:t>;</w:t>
      </w:r>
    </w:p>
    <w:p w14:paraId="641ACB86" w14:textId="77777777" w:rsidR="003221A7" w:rsidRPr="003221A7" w:rsidRDefault="003221A7" w:rsidP="003221A7">
      <w:proofErr w:type="spellStart"/>
      <w:r w:rsidRPr="003221A7">
        <w:t>animals.add</w:t>
      </w:r>
      <w:proofErr w:type="spellEnd"/>
      <w:r w:rsidRPr="003221A7">
        <w:t xml:space="preserve"> </w:t>
      </w:r>
      <w:r w:rsidRPr="003221A7">
        <w:rPr>
          <w:b/>
          <w:bCs/>
        </w:rPr>
        <w:t>(</w:t>
      </w:r>
      <w:r w:rsidRPr="003221A7">
        <w:t>"Horse"</w:t>
      </w:r>
      <w:r w:rsidRPr="003221A7">
        <w:rPr>
          <w:b/>
          <w:bCs/>
        </w:rPr>
        <w:t>)</w:t>
      </w:r>
      <w:r w:rsidRPr="003221A7">
        <w:t>;</w:t>
      </w:r>
    </w:p>
    <w:p w14:paraId="72FEC1E5" w14:textId="77777777" w:rsidR="003221A7" w:rsidRPr="003221A7" w:rsidRDefault="003221A7" w:rsidP="003221A7">
      <w:proofErr w:type="spellStart"/>
      <w:r w:rsidRPr="003221A7">
        <w:t>System.out.println</w:t>
      </w:r>
      <w:proofErr w:type="spellEnd"/>
      <w:r w:rsidRPr="003221A7">
        <w:t xml:space="preserve"> </w:t>
      </w:r>
      <w:r w:rsidRPr="003221A7">
        <w:rPr>
          <w:b/>
          <w:bCs/>
        </w:rPr>
        <w:t>(</w:t>
      </w:r>
      <w:r w:rsidRPr="003221A7">
        <w:t>"LinkedList: " + animals</w:t>
      </w:r>
      <w:r w:rsidRPr="003221A7">
        <w:rPr>
          <w:b/>
          <w:bCs/>
        </w:rPr>
        <w:t>)</w:t>
      </w:r>
      <w:r w:rsidRPr="003221A7">
        <w:t>;</w:t>
      </w:r>
    </w:p>
    <w:p w14:paraId="326175D0" w14:textId="77777777" w:rsidR="003221A7" w:rsidRPr="003221A7" w:rsidRDefault="003221A7" w:rsidP="003221A7">
      <w:r w:rsidRPr="003221A7">
        <w:t>// Get the element from the linked list</w:t>
      </w:r>
    </w:p>
    <w:p w14:paraId="5FF17DB5" w14:textId="77777777" w:rsidR="003221A7" w:rsidRPr="003221A7" w:rsidRDefault="003221A7" w:rsidP="003221A7">
      <w:r w:rsidRPr="003221A7">
        <w:rPr>
          <w:b/>
          <w:bCs/>
        </w:rPr>
        <w:t>String</w:t>
      </w:r>
      <w:r w:rsidRPr="003221A7">
        <w:t xml:space="preserve"> str = </w:t>
      </w:r>
      <w:proofErr w:type="spellStart"/>
      <w:r w:rsidRPr="003221A7">
        <w:t>animals.get</w:t>
      </w:r>
      <w:proofErr w:type="spellEnd"/>
      <w:r w:rsidRPr="003221A7">
        <w:t xml:space="preserve"> </w:t>
      </w:r>
      <w:r w:rsidRPr="003221A7">
        <w:rPr>
          <w:b/>
          <w:bCs/>
        </w:rPr>
        <w:t>(</w:t>
      </w:r>
      <w:r w:rsidRPr="003221A7">
        <w:t>1</w:t>
      </w:r>
      <w:r w:rsidRPr="003221A7">
        <w:rPr>
          <w:b/>
          <w:bCs/>
        </w:rPr>
        <w:t>)</w:t>
      </w:r>
      <w:r w:rsidRPr="003221A7">
        <w:t>;</w:t>
      </w:r>
    </w:p>
    <w:p w14:paraId="4E707E17" w14:textId="77777777" w:rsidR="003221A7" w:rsidRPr="003221A7" w:rsidRDefault="003221A7" w:rsidP="003221A7">
      <w:proofErr w:type="spellStart"/>
      <w:r w:rsidRPr="003221A7">
        <w:t>System.out.print</w:t>
      </w:r>
      <w:proofErr w:type="spellEnd"/>
      <w:r w:rsidRPr="003221A7">
        <w:t xml:space="preserve"> </w:t>
      </w:r>
      <w:r w:rsidRPr="003221A7">
        <w:rPr>
          <w:b/>
          <w:bCs/>
        </w:rPr>
        <w:t>(</w:t>
      </w:r>
      <w:r w:rsidRPr="003221A7">
        <w:t>"Element at index 1: " + str</w:t>
      </w:r>
      <w:r w:rsidRPr="003221A7">
        <w:rPr>
          <w:b/>
          <w:bCs/>
        </w:rPr>
        <w:t>)</w:t>
      </w:r>
      <w:r w:rsidRPr="003221A7">
        <w:t>;</w:t>
      </w:r>
    </w:p>
    <w:p w14:paraId="4CA2236D" w14:textId="77777777" w:rsidR="003221A7" w:rsidRPr="003221A7" w:rsidRDefault="003221A7" w:rsidP="003221A7">
      <w:proofErr w:type="spellStart"/>
      <w:r w:rsidRPr="003221A7">
        <w:t>System.out.println</w:t>
      </w:r>
      <w:proofErr w:type="spellEnd"/>
      <w:r w:rsidRPr="003221A7">
        <w:t xml:space="preserve"> </w:t>
      </w:r>
      <w:r w:rsidRPr="003221A7">
        <w:rPr>
          <w:b/>
          <w:bCs/>
        </w:rPr>
        <w:t>(</w:t>
      </w:r>
      <w:r w:rsidRPr="003221A7">
        <w:t>" "</w:t>
      </w:r>
      <w:r w:rsidRPr="003221A7">
        <w:rPr>
          <w:b/>
          <w:bCs/>
        </w:rPr>
        <w:t>)</w:t>
      </w:r>
      <w:r w:rsidRPr="003221A7">
        <w:t>;</w:t>
      </w:r>
    </w:p>
    <w:p w14:paraId="0335FC18" w14:textId="77777777" w:rsidR="003221A7" w:rsidRPr="003221A7" w:rsidRDefault="003221A7" w:rsidP="003221A7">
      <w:r w:rsidRPr="003221A7">
        <w:t>//Iterator method</w:t>
      </w:r>
    </w:p>
    <w:p w14:paraId="4914E2FC" w14:textId="77777777" w:rsidR="003221A7" w:rsidRPr="003221A7" w:rsidRDefault="003221A7" w:rsidP="003221A7">
      <w:r w:rsidRPr="003221A7">
        <w:t xml:space="preserve">Iterator </w:t>
      </w:r>
      <w:r w:rsidRPr="003221A7">
        <w:rPr>
          <w:b/>
          <w:bCs/>
        </w:rPr>
        <w:t>&lt;</w:t>
      </w:r>
      <w:r w:rsidRPr="003221A7">
        <w:t xml:space="preserve"> </w:t>
      </w:r>
      <w:r w:rsidRPr="003221A7">
        <w:rPr>
          <w:b/>
          <w:bCs/>
        </w:rPr>
        <w:t>String</w:t>
      </w:r>
      <w:r w:rsidRPr="003221A7">
        <w:t xml:space="preserve"> </w:t>
      </w:r>
      <w:r w:rsidRPr="003221A7">
        <w:rPr>
          <w:b/>
          <w:bCs/>
        </w:rPr>
        <w:t>&gt;</w:t>
      </w:r>
      <w:r w:rsidRPr="003221A7">
        <w:t xml:space="preserve"> </w:t>
      </w:r>
      <w:proofErr w:type="spellStart"/>
      <w:r w:rsidRPr="003221A7">
        <w:t>itr</w:t>
      </w:r>
      <w:proofErr w:type="spellEnd"/>
      <w:r w:rsidRPr="003221A7">
        <w:t xml:space="preserve"> = </w:t>
      </w:r>
      <w:proofErr w:type="spellStart"/>
      <w:proofErr w:type="gramStart"/>
      <w:r w:rsidRPr="003221A7">
        <w:t>animals.iterator</w:t>
      </w:r>
      <w:proofErr w:type="spellEnd"/>
      <w:proofErr w:type="gramEnd"/>
      <w:r w:rsidRPr="003221A7">
        <w:t xml:space="preserve"> </w:t>
      </w:r>
      <w:r w:rsidRPr="003221A7">
        <w:rPr>
          <w:b/>
          <w:bCs/>
        </w:rPr>
        <w:t>()</w:t>
      </w:r>
      <w:r w:rsidRPr="003221A7">
        <w:t>;</w:t>
      </w:r>
    </w:p>
    <w:p w14:paraId="4154B537" w14:textId="77777777" w:rsidR="003221A7" w:rsidRPr="003221A7" w:rsidRDefault="003221A7" w:rsidP="003221A7">
      <w:r w:rsidRPr="003221A7">
        <w:rPr>
          <w:b/>
          <w:bCs/>
        </w:rPr>
        <w:t>while</w:t>
      </w:r>
      <w:r w:rsidRPr="003221A7">
        <w:t xml:space="preserve"> </w:t>
      </w:r>
      <w:r w:rsidRPr="003221A7">
        <w:rPr>
          <w:b/>
          <w:bCs/>
        </w:rPr>
        <w:t>(</w:t>
      </w:r>
      <w:proofErr w:type="spellStart"/>
      <w:proofErr w:type="gramStart"/>
      <w:r w:rsidRPr="003221A7">
        <w:t>itr.hasNext</w:t>
      </w:r>
      <w:proofErr w:type="spellEnd"/>
      <w:proofErr w:type="gramEnd"/>
      <w:r w:rsidRPr="003221A7">
        <w:t xml:space="preserve"> </w:t>
      </w:r>
      <w:r w:rsidRPr="003221A7">
        <w:rPr>
          <w:b/>
          <w:bCs/>
        </w:rPr>
        <w:t>())</w:t>
      </w:r>
    </w:p>
    <w:p w14:paraId="69B8DD63" w14:textId="77777777" w:rsidR="003221A7" w:rsidRPr="003221A7" w:rsidRDefault="003221A7" w:rsidP="003221A7">
      <w:r w:rsidRPr="003221A7">
        <w:rPr>
          <w:b/>
          <w:bCs/>
        </w:rPr>
        <w:t>{</w:t>
      </w:r>
    </w:p>
    <w:p w14:paraId="74121A12" w14:textId="77777777" w:rsidR="003221A7" w:rsidRPr="003221A7" w:rsidRDefault="003221A7" w:rsidP="003221A7">
      <w:proofErr w:type="spellStart"/>
      <w:r w:rsidRPr="003221A7">
        <w:t>System.out.println</w:t>
      </w:r>
      <w:proofErr w:type="spellEnd"/>
      <w:r w:rsidRPr="003221A7">
        <w:t xml:space="preserve"> </w:t>
      </w:r>
      <w:r w:rsidRPr="003221A7">
        <w:rPr>
          <w:b/>
          <w:bCs/>
        </w:rPr>
        <w:t>(</w:t>
      </w:r>
      <w:proofErr w:type="spellStart"/>
      <w:proofErr w:type="gramStart"/>
      <w:r w:rsidRPr="003221A7">
        <w:t>itr.next</w:t>
      </w:r>
      <w:proofErr w:type="spellEnd"/>
      <w:proofErr w:type="gramEnd"/>
      <w:r w:rsidRPr="003221A7">
        <w:t xml:space="preserve"> </w:t>
      </w:r>
      <w:r w:rsidRPr="003221A7">
        <w:rPr>
          <w:b/>
          <w:bCs/>
        </w:rPr>
        <w:t>())</w:t>
      </w:r>
      <w:r w:rsidRPr="003221A7">
        <w:t>;</w:t>
      </w:r>
    </w:p>
    <w:p w14:paraId="757F0F16" w14:textId="77777777" w:rsidR="003221A7" w:rsidRPr="003221A7" w:rsidRDefault="003221A7" w:rsidP="003221A7">
      <w:r w:rsidRPr="003221A7">
        <w:rPr>
          <w:b/>
          <w:bCs/>
        </w:rPr>
        <w:t>}</w:t>
      </w:r>
    </w:p>
    <w:p w14:paraId="2672A439" w14:textId="77777777" w:rsidR="003221A7" w:rsidRPr="003221A7" w:rsidRDefault="003221A7" w:rsidP="003221A7">
      <w:r w:rsidRPr="003221A7">
        <w:rPr>
          <w:b/>
          <w:bCs/>
        </w:rPr>
        <w:t>}</w:t>
      </w:r>
    </w:p>
    <w:p w14:paraId="1712E179" w14:textId="77777777" w:rsidR="003221A7" w:rsidRPr="003221A7" w:rsidRDefault="003221A7" w:rsidP="003221A7">
      <w:r w:rsidRPr="003221A7">
        <w:rPr>
          <w:b/>
          <w:bCs/>
        </w:rPr>
        <w:t>}</w:t>
      </w:r>
    </w:p>
    <w:p w14:paraId="4A608C5D" w14:textId="77777777" w:rsidR="003221A7" w:rsidRPr="003221A7" w:rsidRDefault="003221A7" w:rsidP="003221A7">
      <w:r w:rsidRPr="003221A7">
        <w:rPr>
          <w:b/>
          <w:bCs/>
        </w:rPr>
        <w:t>Output:</w:t>
      </w:r>
    </w:p>
    <w:p w14:paraId="74F5A878" w14:textId="00FAC9D0" w:rsidR="003221A7" w:rsidRPr="003221A7" w:rsidRDefault="003221A7" w:rsidP="003221A7">
      <w:r w:rsidRPr="003221A7">
        <w:rPr>
          <w:noProof/>
        </w:rPr>
        <w:lastRenderedPageBreak/>
        <w:drawing>
          <wp:inline distT="0" distB="0" distL="0" distR="0" wp14:anchorId="149A6024" wp14:editId="678F569E">
            <wp:extent cx="3154680" cy="1303020"/>
            <wp:effectExtent l="0" t="0" r="7620" b="0"/>
            <wp:docPr id="363301916" name="Picture 17" descr="Example to demonstrate LinkedList Collec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Example to demonstrate LinkedList Collection in Ja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54680" cy="1303020"/>
                    </a:xfrm>
                    <a:prstGeom prst="rect">
                      <a:avLst/>
                    </a:prstGeom>
                    <a:noFill/>
                    <a:ln>
                      <a:noFill/>
                    </a:ln>
                  </pic:spPr>
                </pic:pic>
              </a:graphicData>
            </a:graphic>
          </wp:inline>
        </w:drawing>
      </w:r>
    </w:p>
    <w:p w14:paraId="0F4CF7E3" w14:textId="77777777" w:rsidR="003221A7" w:rsidRPr="003221A7" w:rsidRDefault="003221A7" w:rsidP="003221A7">
      <w:pPr>
        <w:rPr>
          <w:b/>
          <w:bCs/>
        </w:rPr>
      </w:pPr>
      <w:r w:rsidRPr="003221A7">
        <w:rPr>
          <w:b/>
          <w:bCs/>
        </w:rPr>
        <w:t>LinkedList Example with Complex Data type in Java:</w:t>
      </w:r>
    </w:p>
    <w:p w14:paraId="16CE6F59" w14:textId="77777777" w:rsidR="003221A7" w:rsidRPr="003221A7" w:rsidRDefault="003221A7" w:rsidP="003221A7">
      <w:r w:rsidRPr="003221A7">
        <w:rPr>
          <w:b/>
          <w:bCs/>
        </w:rPr>
        <w:t>import</w:t>
      </w:r>
      <w:r w:rsidRPr="003221A7">
        <w:rPr>
          <w:i/>
          <w:iCs/>
        </w:rPr>
        <w:t xml:space="preserve"> </w:t>
      </w:r>
      <w:proofErr w:type="spellStart"/>
      <w:proofErr w:type="gramStart"/>
      <w:r w:rsidRPr="003221A7">
        <w:rPr>
          <w:i/>
          <w:iCs/>
        </w:rPr>
        <w:t>java.util</w:t>
      </w:r>
      <w:proofErr w:type="gramEnd"/>
      <w:r w:rsidRPr="003221A7">
        <w:rPr>
          <w:i/>
          <w:iCs/>
        </w:rPr>
        <w:t>.ArrayList</w:t>
      </w:r>
      <w:proofErr w:type="spellEnd"/>
      <w:r w:rsidRPr="003221A7">
        <w:t>;</w:t>
      </w:r>
    </w:p>
    <w:p w14:paraId="08925F6F" w14:textId="77777777" w:rsidR="003221A7" w:rsidRPr="003221A7" w:rsidRDefault="003221A7" w:rsidP="003221A7">
      <w:r w:rsidRPr="003221A7">
        <w:rPr>
          <w:b/>
          <w:bCs/>
        </w:rPr>
        <w:t>import</w:t>
      </w:r>
      <w:r w:rsidRPr="003221A7">
        <w:rPr>
          <w:i/>
          <w:iCs/>
        </w:rPr>
        <w:t xml:space="preserve"> </w:t>
      </w:r>
      <w:proofErr w:type="spellStart"/>
      <w:proofErr w:type="gramStart"/>
      <w:r w:rsidRPr="003221A7">
        <w:rPr>
          <w:i/>
          <w:iCs/>
        </w:rPr>
        <w:t>java.util</w:t>
      </w:r>
      <w:proofErr w:type="gramEnd"/>
      <w:r w:rsidRPr="003221A7">
        <w:rPr>
          <w:i/>
          <w:iCs/>
        </w:rPr>
        <w:t>.LinkedList</w:t>
      </w:r>
      <w:proofErr w:type="spellEnd"/>
      <w:r w:rsidRPr="003221A7">
        <w:t>;</w:t>
      </w:r>
    </w:p>
    <w:p w14:paraId="7263DE58" w14:textId="77777777" w:rsidR="003221A7" w:rsidRPr="003221A7" w:rsidRDefault="003221A7" w:rsidP="003221A7">
      <w:r w:rsidRPr="003221A7">
        <w:rPr>
          <w:b/>
          <w:bCs/>
        </w:rPr>
        <w:t>class</w:t>
      </w:r>
      <w:r w:rsidRPr="003221A7">
        <w:t xml:space="preserve"> Student</w:t>
      </w:r>
    </w:p>
    <w:p w14:paraId="7C55B892" w14:textId="77777777" w:rsidR="003221A7" w:rsidRPr="003221A7" w:rsidRDefault="003221A7" w:rsidP="003221A7">
      <w:r w:rsidRPr="003221A7">
        <w:rPr>
          <w:b/>
          <w:bCs/>
        </w:rPr>
        <w:t>{</w:t>
      </w:r>
    </w:p>
    <w:p w14:paraId="7F96BABD" w14:textId="77777777" w:rsidR="003221A7" w:rsidRPr="003221A7" w:rsidRDefault="003221A7" w:rsidP="003221A7">
      <w:r w:rsidRPr="003221A7">
        <w:rPr>
          <w:b/>
          <w:bCs/>
        </w:rPr>
        <w:t>String</w:t>
      </w:r>
      <w:r w:rsidRPr="003221A7">
        <w:t xml:space="preserve"> name;</w:t>
      </w:r>
    </w:p>
    <w:p w14:paraId="5486CEAF" w14:textId="77777777" w:rsidR="003221A7" w:rsidRPr="003221A7" w:rsidRDefault="003221A7" w:rsidP="003221A7">
      <w:r w:rsidRPr="003221A7">
        <w:rPr>
          <w:b/>
          <w:bCs/>
        </w:rPr>
        <w:t>int</w:t>
      </w:r>
      <w:r w:rsidRPr="003221A7">
        <w:t xml:space="preserve"> age;</w:t>
      </w:r>
    </w:p>
    <w:p w14:paraId="52B3EA50" w14:textId="77777777" w:rsidR="003221A7" w:rsidRPr="003221A7" w:rsidRDefault="003221A7" w:rsidP="003221A7">
      <w:proofErr w:type="gramStart"/>
      <w:r w:rsidRPr="003221A7">
        <w:t>Student</w:t>
      </w:r>
      <w:r w:rsidRPr="003221A7">
        <w:rPr>
          <w:b/>
          <w:bCs/>
        </w:rPr>
        <w:t>(</w:t>
      </w:r>
      <w:proofErr w:type="gramEnd"/>
      <w:r w:rsidRPr="003221A7">
        <w:rPr>
          <w:b/>
          <w:bCs/>
        </w:rPr>
        <w:t>String</w:t>
      </w:r>
      <w:r w:rsidRPr="003221A7">
        <w:t xml:space="preserve"> </w:t>
      </w:r>
      <w:proofErr w:type="spellStart"/>
      <w:r w:rsidRPr="003221A7">
        <w:t>na</w:t>
      </w:r>
      <w:proofErr w:type="spellEnd"/>
      <w:r w:rsidRPr="003221A7">
        <w:t xml:space="preserve">, </w:t>
      </w:r>
      <w:r w:rsidRPr="003221A7">
        <w:rPr>
          <w:b/>
          <w:bCs/>
        </w:rPr>
        <w:t>int</w:t>
      </w:r>
      <w:r w:rsidRPr="003221A7">
        <w:t xml:space="preserve"> ag</w:t>
      </w:r>
      <w:r w:rsidRPr="003221A7">
        <w:rPr>
          <w:b/>
          <w:bCs/>
        </w:rPr>
        <w:t>)</w:t>
      </w:r>
    </w:p>
    <w:p w14:paraId="5B30D7A0" w14:textId="77777777" w:rsidR="003221A7" w:rsidRPr="003221A7" w:rsidRDefault="003221A7" w:rsidP="003221A7">
      <w:r w:rsidRPr="003221A7">
        <w:rPr>
          <w:b/>
          <w:bCs/>
        </w:rPr>
        <w:t>{</w:t>
      </w:r>
    </w:p>
    <w:p w14:paraId="7BCD09C9" w14:textId="77777777" w:rsidR="003221A7" w:rsidRPr="003221A7" w:rsidRDefault="003221A7" w:rsidP="003221A7">
      <w:r w:rsidRPr="003221A7">
        <w:t xml:space="preserve">name = </w:t>
      </w:r>
      <w:proofErr w:type="spellStart"/>
      <w:r w:rsidRPr="003221A7">
        <w:t>na</w:t>
      </w:r>
      <w:proofErr w:type="spellEnd"/>
      <w:r w:rsidRPr="003221A7">
        <w:t>;</w:t>
      </w:r>
    </w:p>
    <w:p w14:paraId="03FD5D1C" w14:textId="77777777" w:rsidR="003221A7" w:rsidRPr="003221A7" w:rsidRDefault="003221A7" w:rsidP="003221A7">
      <w:r w:rsidRPr="003221A7">
        <w:t>age = ag;</w:t>
      </w:r>
    </w:p>
    <w:p w14:paraId="29E99CAB" w14:textId="77777777" w:rsidR="003221A7" w:rsidRPr="003221A7" w:rsidRDefault="003221A7" w:rsidP="003221A7">
      <w:r w:rsidRPr="003221A7">
        <w:rPr>
          <w:b/>
          <w:bCs/>
        </w:rPr>
        <w:t>}</w:t>
      </w:r>
    </w:p>
    <w:p w14:paraId="022C0705" w14:textId="77777777" w:rsidR="003221A7" w:rsidRPr="003221A7" w:rsidRDefault="003221A7" w:rsidP="003221A7">
      <w:r w:rsidRPr="003221A7">
        <w:rPr>
          <w:b/>
          <w:bCs/>
        </w:rPr>
        <w:t>public</w:t>
      </w:r>
      <w:r w:rsidRPr="003221A7">
        <w:t xml:space="preserve"> </w:t>
      </w:r>
      <w:r w:rsidRPr="003221A7">
        <w:rPr>
          <w:b/>
          <w:bCs/>
        </w:rPr>
        <w:t>String</w:t>
      </w:r>
      <w:r w:rsidRPr="003221A7">
        <w:t xml:space="preserve"> </w:t>
      </w:r>
      <w:proofErr w:type="spellStart"/>
      <w:r w:rsidRPr="003221A7">
        <w:t>toString</w:t>
      </w:r>
      <w:proofErr w:type="spellEnd"/>
      <w:r w:rsidRPr="003221A7">
        <w:t xml:space="preserve"> </w:t>
      </w:r>
      <w:r w:rsidRPr="003221A7">
        <w:rPr>
          <w:b/>
          <w:bCs/>
        </w:rPr>
        <w:t>()</w:t>
      </w:r>
    </w:p>
    <w:p w14:paraId="6E15F573" w14:textId="77777777" w:rsidR="003221A7" w:rsidRPr="003221A7" w:rsidRDefault="003221A7" w:rsidP="003221A7">
      <w:r w:rsidRPr="003221A7">
        <w:rPr>
          <w:b/>
          <w:bCs/>
        </w:rPr>
        <w:t>{</w:t>
      </w:r>
    </w:p>
    <w:p w14:paraId="5B76242E" w14:textId="77777777" w:rsidR="003221A7" w:rsidRPr="003221A7" w:rsidRDefault="003221A7" w:rsidP="003221A7">
      <w:r w:rsidRPr="003221A7">
        <w:rPr>
          <w:b/>
          <w:bCs/>
        </w:rPr>
        <w:t>return</w:t>
      </w:r>
      <w:r w:rsidRPr="003221A7">
        <w:t xml:space="preserve"> "</w:t>
      </w:r>
      <w:proofErr w:type="gramStart"/>
      <w:r w:rsidRPr="003221A7">
        <w:t>Name :</w:t>
      </w:r>
      <w:proofErr w:type="gramEnd"/>
      <w:r w:rsidRPr="003221A7">
        <w:t xml:space="preserve"> " + name + " </w:t>
      </w:r>
      <w:proofErr w:type="gramStart"/>
      <w:r w:rsidRPr="003221A7">
        <w:t>Age :</w:t>
      </w:r>
      <w:proofErr w:type="gramEnd"/>
      <w:r w:rsidRPr="003221A7">
        <w:t xml:space="preserve"> " + age;</w:t>
      </w:r>
    </w:p>
    <w:p w14:paraId="5E56DCBD" w14:textId="77777777" w:rsidR="003221A7" w:rsidRPr="003221A7" w:rsidRDefault="003221A7" w:rsidP="003221A7">
      <w:r w:rsidRPr="003221A7">
        <w:rPr>
          <w:b/>
          <w:bCs/>
        </w:rPr>
        <w:t>}</w:t>
      </w:r>
    </w:p>
    <w:p w14:paraId="455F2B4E" w14:textId="77777777" w:rsidR="003221A7" w:rsidRPr="003221A7" w:rsidRDefault="003221A7" w:rsidP="003221A7">
      <w:r w:rsidRPr="003221A7">
        <w:rPr>
          <w:b/>
          <w:bCs/>
        </w:rPr>
        <w:t>}</w:t>
      </w:r>
    </w:p>
    <w:p w14:paraId="6F0D37B5" w14:textId="77777777" w:rsidR="003221A7" w:rsidRPr="003221A7" w:rsidRDefault="003221A7" w:rsidP="003221A7">
      <w:r w:rsidRPr="003221A7">
        <w:rPr>
          <w:b/>
          <w:bCs/>
        </w:rPr>
        <w:t>public</w:t>
      </w:r>
      <w:r w:rsidRPr="003221A7">
        <w:t xml:space="preserve"> </w:t>
      </w:r>
      <w:r w:rsidRPr="003221A7">
        <w:rPr>
          <w:b/>
          <w:bCs/>
        </w:rPr>
        <w:t>class</w:t>
      </w:r>
      <w:r w:rsidRPr="003221A7">
        <w:t xml:space="preserve"> </w:t>
      </w:r>
      <w:proofErr w:type="spellStart"/>
      <w:r w:rsidRPr="003221A7">
        <w:t>LinkedListDemo</w:t>
      </w:r>
      <w:proofErr w:type="spellEnd"/>
    </w:p>
    <w:p w14:paraId="691F1BEE" w14:textId="77777777" w:rsidR="003221A7" w:rsidRPr="003221A7" w:rsidRDefault="003221A7" w:rsidP="003221A7">
      <w:r w:rsidRPr="003221A7">
        <w:rPr>
          <w:b/>
          <w:bCs/>
        </w:rPr>
        <w:t>{</w:t>
      </w:r>
    </w:p>
    <w:p w14:paraId="697F58FE" w14:textId="77777777" w:rsidR="003221A7" w:rsidRPr="003221A7" w:rsidRDefault="003221A7" w:rsidP="003221A7">
      <w:r w:rsidRPr="003221A7">
        <w:rPr>
          <w:b/>
          <w:bCs/>
        </w:rPr>
        <w:t>public</w:t>
      </w:r>
      <w:r w:rsidRPr="003221A7">
        <w:t xml:space="preserve"> </w:t>
      </w:r>
      <w:r w:rsidRPr="003221A7">
        <w:rPr>
          <w:b/>
          <w:bCs/>
        </w:rPr>
        <w:t>static</w:t>
      </w:r>
      <w:r w:rsidRPr="003221A7">
        <w:t xml:space="preserve"> </w:t>
      </w:r>
      <w:r w:rsidRPr="003221A7">
        <w:rPr>
          <w:b/>
          <w:bCs/>
        </w:rPr>
        <w:t>void</w:t>
      </w:r>
      <w:r w:rsidRPr="003221A7">
        <w:t xml:space="preserve"> main </w:t>
      </w:r>
      <w:r w:rsidRPr="003221A7">
        <w:rPr>
          <w:b/>
          <w:bCs/>
        </w:rPr>
        <w:t>(String</w:t>
      </w:r>
      <w:proofErr w:type="gramStart"/>
      <w:r w:rsidRPr="003221A7">
        <w:rPr>
          <w:b/>
          <w:bCs/>
        </w:rPr>
        <w:t>[]</w:t>
      </w:r>
      <w:proofErr w:type="spellStart"/>
      <w:r w:rsidRPr="003221A7">
        <w:t>args</w:t>
      </w:r>
      <w:proofErr w:type="spellEnd"/>
      <w:proofErr w:type="gramEnd"/>
      <w:r w:rsidRPr="003221A7">
        <w:rPr>
          <w:b/>
          <w:bCs/>
        </w:rPr>
        <w:t>)</w:t>
      </w:r>
    </w:p>
    <w:p w14:paraId="5585F8D1" w14:textId="77777777" w:rsidR="003221A7" w:rsidRPr="003221A7" w:rsidRDefault="003221A7" w:rsidP="003221A7">
      <w:r w:rsidRPr="003221A7">
        <w:rPr>
          <w:b/>
          <w:bCs/>
        </w:rPr>
        <w:t>{</w:t>
      </w:r>
    </w:p>
    <w:p w14:paraId="0FA73D06" w14:textId="77777777" w:rsidR="003221A7" w:rsidRPr="003221A7" w:rsidRDefault="003221A7" w:rsidP="003221A7">
      <w:r w:rsidRPr="003221A7">
        <w:t xml:space="preserve">LinkedList </w:t>
      </w:r>
      <w:r w:rsidRPr="003221A7">
        <w:rPr>
          <w:b/>
          <w:bCs/>
        </w:rPr>
        <w:t>&lt;</w:t>
      </w:r>
      <w:r w:rsidRPr="003221A7">
        <w:t xml:space="preserve"> Student </w:t>
      </w:r>
      <w:r w:rsidRPr="003221A7">
        <w:rPr>
          <w:b/>
          <w:bCs/>
        </w:rPr>
        <w:t>&gt;</w:t>
      </w:r>
      <w:r w:rsidRPr="003221A7">
        <w:t xml:space="preserve"> list1 = new LinkedList </w:t>
      </w:r>
      <w:r w:rsidRPr="003221A7">
        <w:rPr>
          <w:b/>
          <w:bCs/>
        </w:rPr>
        <w:t>&lt;</w:t>
      </w:r>
      <w:r w:rsidRPr="003221A7">
        <w:t xml:space="preserve"> Student </w:t>
      </w:r>
      <w:r w:rsidRPr="003221A7">
        <w:rPr>
          <w:b/>
          <w:bCs/>
        </w:rPr>
        <w:t>&gt;</w:t>
      </w:r>
      <w:r w:rsidRPr="003221A7">
        <w:t xml:space="preserve"> </w:t>
      </w:r>
      <w:r w:rsidRPr="003221A7">
        <w:rPr>
          <w:b/>
          <w:bCs/>
        </w:rPr>
        <w:t>()</w:t>
      </w:r>
      <w:r w:rsidRPr="003221A7">
        <w:t>;</w:t>
      </w:r>
    </w:p>
    <w:p w14:paraId="1DDCD384" w14:textId="77777777" w:rsidR="003221A7" w:rsidRPr="003221A7" w:rsidRDefault="003221A7" w:rsidP="003221A7">
      <w:r w:rsidRPr="003221A7">
        <w:t xml:space="preserve">list1.add </w:t>
      </w:r>
      <w:r w:rsidRPr="003221A7">
        <w:rPr>
          <w:b/>
          <w:bCs/>
        </w:rPr>
        <w:t>(</w:t>
      </w:r>
      <w:r w:rsidRPr="003221A7">
        <w:t xml:space="preserve">new Student </w:t>
      </w:r>
      <w:r w:rsidRPr="003221A7">
        <w:rPr>
          <w:b/>
          <w:bCs/>
        </w:rPr>
        <w:t>(</w:t>
      </w:r>
      <w:r w:rsidRPr="003221A7">
        <w:t>"Haj", 20</w:t>
      </w:r>
      <w:r w:rsidRPr="003221A7">
        <w:rPr>
          <w:b/>
          <w:bCs/>
        </w:rPr>
        <w:t>))</w:t>
      </w:r>
      <w:r w:rsidRPr="003221A7">
        <w:t>;</w:t>
      </w:r>
    </w:p>
    <w:p w14:paraId="3BAB3B9B" w14:textId="77777777" w:rsidR="003221A7" w:rsidRPr="003221A7" w:rsidRDefault="003221A7" w:rsidP="003221A7">
      <w:r w:rsidRPr="003221A7">
        <w:t xml:space="preserve">list1.add </w:t>
      </w:r>
      <w:r w:rsidRPr="003221A7">
        <w:rPr>
          <w:b/>
          <w:bCs/>
        </w:rPr>
        <w:t>(</w:t>
      </w:r>
      <w:r w:rsidRPr="003221A7">
        <w:t xml:space="preserve">new Student </w:t>
      </w:r>
      <w:r w:rsidRPr="003221A7">
        <w:rPr>
          <w:b/>
          <w:bCs/>
        </w:rPr>
        <w:t>(</w:t>
      </w:r>
      <w:r w:rsidRPr="003221A7">
        <w:t>"Raj", 19</w:t>
      </w:r>
      <w:r w:rsidRPr="003221A7">
        <w:rPr>
          <w:b/>
          <w:bCs/>
        </w:rPr>
        <w:t>))</w:t>
      </w:r>
      <w:r w:rsidRPr="003221A7">
        <w:t>;</w:t>
      </w:r>
    </w:p>
    <w:p w14:paraId="331A7C2E" w14:textId="77777777" w:rsidR="003221A7" w:rsidRPr="003221A7" w:rsidRDefault="003221A7" w:rsidP="003221A7">
      <w:r w:rsidRPr="003221A7">
        <w:t xml:space="preserve">list1.add </w:t>
      </w:r>
      <w:r w:rsidRPr="003221A7">
        <w:rPr>
          <w:b/>
          <w:bCs/>
        </w:rPr>
        <w:t>(</w:t>
      </w:r>
      <w:r w:rsidRPr="003221A7">
        <w:t xml:space="preserve">new Student </w:t>
      </w:r>
      <w:r w:rsidRPr="003221A7">
        <w:rPr>
          <w:b/>
          <w:bCs/>
        </w:rPr>
        <w:t>(</w:t>
      </w:r>
      <w:r w:rsidRPr="003221A7">
        <w:t>"Sar", 18</w:t>
      </w:r>
      <w:r w:rsidRPr="003221A7">
        <w:rPr>
          <w:b/>
          <w:bCs/>
        </w:rPr>
        <w:t>))</w:t>
      </w:r>
      <w:r w:rsidRPr="003221A7">
        <w:t>;</w:t>
      </w:r>
    </w:p>
    <w:p w14:paraId="1A1AC682" w14:textId="77777777" w:rsidR="003221A7" w:rsidRPr="003221A7" w:rsidRDefault="003221A7" w:rsidP="003221A7">
      <w:r w:rsidRPr="003221A7">
        <w:t xml:space="preserve">list1.add </w:t>
      </w:r>
      <w:r w:rsidRPr="003221A7">
        <w:rPr>
          <w:b/>
          <w:bCs/>
        </w:rPr>
        <w:t>(</w:t>
      </w:r>
      <w:r w:rsidRPr="003221A7">
        <w:t xml:space="preserve">new Student </w:t>
      </w:r>
      <w:r w:rsidRPr="003221A7">
        <w:rPr>
          <w:b/>
          <w:bCs/>
        </w:rPr>
        <w:t>(</w:t>
      </w:r>
      <w:r w:rsidRPr="003221A7">
        <w:t>"Kan", 17</w:t>
      </w:r>
      <w:r w:rsidRPr="003221A7">
        <w:rPr>
          <w:b/>
          <w:bCs/>
        </w:rPr>
        <w:t>))</w:t>
      </w:r>
      <w:r w:rsidRPr="003221A7">
        <w:t>;</w:t>
      </w:r>
    </w:p>
    <w:p w14:paraId="103E1BE2" w14:textId="77777777" w:rsidR="003221A7" w:rsidRPr="003221A7" w:rsidRDefault="003221A7" w:rsidP="003221A7">
      <w:r w:rsidRPr="003221A7">
        <w:rPr>
          <w:b/>
          <w:bCs/>
        </w:rPr>
        <w:lastRenderedPageBreak/>
        <w:t>for</w:t>
      </w:r>
      <w:r w:rsidRPr="003221A7">
        <w:t xml:space="preserve"> </w:t>
      </w:r>
      <w:r w:rsidRPr="003221A7">
        <w:rPr>
          <w:b/>
          <w:bCs/>
        </w:rPr>
        <w:t>(</w:t>
      </w:r>
      <w:r w:rsidRPr="003221A7">
        <w:t xml:space="preserve">Student </w:t>
      </w:r>
      <w:proofErr w:type="gramStart"/>
      <w:r w:rsidRPr="003221A7">
        <w:t>x:list</w:t>
      </w:r>
      <w:proofErr w:type="gramEnd"/>
      <w:r w:rsidRPr="003221A7">
        <w:t>1</w:t>
      </w:r>
      <w:r w:rsidRPr="003221A7">
        <w:rPr>
          <w:b/>
          <w:bCs/>
        </w:rPr>
        <w:t>)</w:t>
      </w:r>
    </w:p>
    <w:p w14:paraId="39C0587C" w14:textId="77777777" w:rsidR="003221A7" w:rsidRPr="003221A7" w:rsidRDefault="003221A7" w:rsidP="003221A7">
      <w:r w:rsidRPr="003221A7">
        <w:rPr>
          <w:b/>
          <w:bCs/>
        </w:rPr>
        <w:t>{</w:t>
      </w:r>
    </w:p>
    <w:p w14:paraId="230F6D68" w14:textId="77777777" w:rsidR="003221A7" w:rsidRPr="003221A7" w:rsidRDefault="003221A7" w:rsidP="003221A7">
      <w:proofErr w:type="spellStart"/>
      <w:r w:rsidRPr="003221A7">
        <w:t>System.out.println</w:t>
      </w:r>
      <w:proofErr w:type="spellEnd"/>
      <w:r w:rsidRPr="003221A7">
        <w:t xml:space="preserve"> </w:t>
      </w:r>
      <w:r w:rsidRPr="003221A7">
        <w:rPr>
          <w:b/>
          <w:bCs/>
        </w:rPr>
        <w:t>(</w:t>
      </w:r>
      <w:r w:rsidRPr="003221A7">
        <w:t>x</w:t>
      </w:r>
      <w:r w:rsidRPr="003221A7">
        <w:rPr>
          <w:b/>
          <w:bCs/>
        </w:rPr>
        <w:t>)</w:t>
      </w:r>
      <w:r w:rsidRPr="003221A7">
        <w:t>;</w:t>
      </w:r>
    </w:p>
    <w:p w14:paraId="21E4F8E3" w14:textId="77777777" w:rsidR="003221A7" w:rsidRPr="003221A7" w:rsidRDefault="003221A7" w:rsidP="003221A7">
      <w:r w:rsidRPr="003221A7">
        <w:rPr>
          <w:b/>
          <w:bCs/>
        </w:rPr>
        <w:t>}</w:t>
      </w:r>
    </w:p>
    <w:p w14:paraId="682CE897" w14:textId="77777777" w:rsidR="003221A7" w:rsidRPr="003221A7" w:rsidRDefault="003221A7" w:rsidP="003221A7">
      <w:r w:rsidRPr="003221A7">
        <w:rPr>
          <w:b/>
          <w:bCs/>
        </w:rPr>
        <w:t>}</w:t>
      </w:r>
    </w:p>
    <w:p w14:paraId="1DE3D7AD" w14:textId="77777777" w:rsidR="003221A7" w:rsidRPr="003221A7" w:rsidRDefault="003221A7" w:rsidP="003221A7">
      <w:r w:rsidRPr="003221A7">
        <w:rPr>
          <w:b/>
          <w:bCs/>
        </w:rPr>
        <w:t>}</w:t>
      </w:r>
    </w:p>
    <w:p w14:paraId="48D5D420" w14:textId="77777777" w:rsidR="003221A7" w:rsidRPr="003221A7" w:rsidRDefault="003221A7" w:rsidP="003221A7">
      <w:r w:rsidRPr="003221A7">
        <w:rPr>
          <w:b/>
          <w:bCs/>
        </w:rPr>
        <w:t>Output:</w:t>
      </w:r>
    </w:p>
    <w:p w14:paraId="4E37A604" w14:textId="72E1860E" w:rsidR="003221A7" w:rsidRPr="003221A7" w:rsidRDefault="003221A7" w:rsidP="003221A7">
      <w:r w:rsidRPr="003221A7">
        <w:rPr>
          <w:noProof/>
        </w:rPr>
        <w:drawing>
          <wp:inline distT="0" distB="0" distL="0" distR="0" wp14:anchorId="01670C6A" wp14:editId="0AE4496D">
            <wp:extent cx="2217420" cy="990600"/>
            <wp:effectExtent l="0" t="0" r="0" b="0"/>
            <wp:docPr id="902933311" name="Picture 16" descr="Linked List Example with Complex Data typ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Linked List Example with Complex Data type in Jav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217420" cy="990600"/>
                    </a:xfrm>
                    <a:prstGeom prst="rect">
                      <a:avLst/>
                    </a:prstGeom>
                    <a:noFill/>
                    <a:ln>
                      <a:noFill/>
                    </a:ln>
                  </pic:spPr>
                </pic:pic>
              </a:graphicData>
            </a:graphic>
          </wp:inline>
        </w:drawing>
      </w:r>
    </w:p>
    <w:p w14:paraId="47E8D1DA" w14:textId="77777777" w:rsidR="003221A7" w:rsidRPr="003221A7" w:rsidRDefault="003221A7" w:rsidP="003221A7">
      <w:pPr>
        <w:rPr>
          <w:b/>
          <w:bCs/>
        </w:rPr>
      </w:pPr>
      <w:r w:rsidRPr="003221A7">
        <w:rPr>
          <w:b/>
          <w:bCs/>
        </w:rPr>
        <w:t xml:space="preserve">Difference Between </w:t>
      </w:r>
      <w:proofErr w:type="spellStart"/>
      <w:r w:rsidRPr="003221A7">
        <w:rPr>
          <w:b/>
          <w:bCs/>
        </w:rPr>
        <w:t>ArrayList</w:t>
      </w:r>
      <w:proofErr w:type="spellEnd"/>
      <w:r w:rsidRPr="003221A7">
        <w:rPr>
          <w:b/>
          <w:bCs/>
        </w:rPr>
        <w:t xml:space="preserve"> and LinkedList in Java:</w:t>
      </w:r>
    </w:p>
    <w:p w14:paraId="49C76F56" w14:textId="77777777" w:rsidR="003221A7" w:rsidRPr="003221A7" w:rsidRDefault="003221A7" w:rsidP="003221A7">
      <w:proofErr w:type="spellStart"/>
      <w:r w:rsidRPr="003221A7">
        <w:rPr>
          <w:highlight w:val="yellow"/>
        </w:rPr>
        <w:t>ArrayList</w:t>
      </w:r>
      <w:proofErr w:type="spellEnd"/>
      <w:r w:rsidRPr="003221A7">
        <w:rPr>
          <w:highlight w:val="yellow"/>
        </w:rPr>
        <w:t xml:space="preserve"> is slower in insertion and deletion of</w:t>
      </w:r>
      <w:r w:rsidRPr="003221A7">
        <w:t xml:space="preserve"> elements because it internally requires shifting operations, but </w:t>
      </w:r>
      <w:r w:rsidRPr="003221A7">
        <w:rPr>
          <w:highlight w:val="yellow"/>
        </w:rPr>
        <w:t>faster in accessing the elements</w:t>
      </w:r>
      <w:r w:rsidRPr="003221A7">
        <w:t xml:space="preserve"> because </w:t>
      </w:r>
      <w:proofErr w:type="spellStart"/>
      <w:r w:rsidRPr="003221A7">
        <w:t>ArrayList</w:t>
      </w:r>
      <w:proofErr w:type="spellEnd"/>
      <w:r w:rsidRPr="003221A7">
        <w:t xml:space="preserve"> uses index position for every element.</w:t>
      </w:r>
    </w:p>
    <w:p w14:paraId="0307199A" w14:textId="77777777" w:rsidR="003221A7" w:rsidRPr="003221A7" w:rsidRDefault="003221A7" w:rsidP="003221A7">
      <w:r w:rsidRPr="003221A7">
        <w:t xml:space="preserve">LinkedList is </w:t>
      </w:r>
      <w:r w:rsidRPr="003221A7">
        <w:rPr>
          <w:highlight w:val="yellow"/>
        </w:rPr>
        <w:t>faster in insertion and deletion of elements</w:t>
      </w:r>
      <w:r w:rsidRPr="003221A7">
        <w:t xml:space="preserve"> because it just requires modifying the links of nodes instead of shifting operations, </w:t>
      </w:r>
      <w:r w:rsidRPr="003221A7">
        <w:rPr>
          <w:highlight w:val="yellow"/>
        </w:rPr>
        <w:t>but slower in accessing the elements</w:t>
      </w:r>
      <w:r w:rsidRPr="003221A7">
        <w:t xml:space="preserve"> because LinkedList does not use any index position.</w:t>
      </w:r>
    </w:p>
    <w:p w14:paraId="426DD6E0" w14:textId="77777777" w:rsidR="003221A7" w:rsidRPr="003221A7" w:rsidRDefault="003221A7" w:rsidP="003221A7">
      <w:pPr>
        <w:rPr>
          <w:b/>
          <w:bCs/>
        </w:rPr>
      </w:pPr>
      <w:r w:rsidRPr="003221A7">
        <w:rPr>
          <w:b/>
          <w:bCs/>
        </w:rPr>
        <w:t>Vector Collections in Java</w:t>
      </w:r>
    </w:p>
    <w:p w14:paraId="0AD9367B" w14:textId="77777777" w:rsidR="003221A7" w:rsidRPr="003221A7" w:rsidRDefault="003221A7" w:rsidP="003221A7">
      <w:r w:rsidRPr="003221A7">
        <w:t xml:space="preserve">Vector is an implemented class of List Interface. </w:t>
      </w:r>
      <w:r w:rsidRPr="003221A7">
        <w:rPr>
          <w:highlight w:val="yellow"/>
        </w:rPr>
        <w:t>Vector class methods are by default synchronized</w:t>
      </w:r>
      <w:r w:rsidRPr="003221A7">
        <w:t>. It is used to store a group of individual objects where duplicate values are allowed.</w:t>
      </w:r>
    </w:p>
    <w:p w14:paraId="4A0BD4C4" w14:textId="77777777" w:rsidR="003221A7" w:rsidRPr="003221A7" w:rsidRDefault="003221A7" w:rsidP="003221A7">
      <w:r w:rsidRPr="003221A7">
        <w:rPr>
          <w:highlight w:val="yellow"/>
        </w:rPr>
        <w:t xml:space="preserve">Vector is exactly similar to </w:t>
      </w:r>
      <w:proofErr w:type="spellStart"/>
      <w:r w:rsidRPr="003221A7">
        <w:rPr>
          <w:highlight w:val="yellow"/>
        </w:rPr>
        <w:t>ArrayList</w:t>
      </w:r>
      <w:proofErr w:type="spellEnd"/>
      <w:r w:rsidRPr="003221A7">
        <w:rPr>
          <w:highlight w:val="yellow"/>
        </w:rPr>
        <w:t xml:space="preserve"> but </w:t>
      </w:r>
      <w:proofErr w:type="spellStart"/>
      <w:r w:rsidRPr="003221A7">
        <w:rPr>
          <w:highlight w:val="yellow"/>
        </w:rPr>
        <w:t>ArrayList</w:t>
      </w:r>
      <w:proofErr w:type="spellEnd"/>
      <w:r w:rsidRPr="003221A7">
        <w:rPr>
          <w:highlight w:val="yellow"/>
        </w:rPr>
        <w:t xml:space="preserve"> is not a synchronized class where Vector is a synchronized</w:t>
      </w:r>
      <w:r w:rsidRPr="003221A7">
        <w:t xml:space="preserve"> class. Vector is also called legacy class because it is available from Java 1.0 Version. It is </w:t>
      </w:r>
      <w:proofErr w:type="gramStart"/>
      <w:r w:rsidRPr="003221A7">
        <w:t>similar to</w:t>
      </w:r>
      <w:proofErr w:type="gramEnd"/>
      <w:r w:rsidRPr="003221A7">
        <w:t xml:space="preserve"> the </w:t>
      </w:r>
      <w:proofErr w:type="spellStart"/>
      <w:r w:rsidRPr="003221A7">
        <w:t>ArrayList</w:t>
      </w:r>
      <w:proofErr w:type="spellEnd"/>
      <w:r w:rsidRPr="003221A7">
        <w:t>, but with two differences-</w:t>
      </w:r>
    </w:p>
    <w:p w14:paraId="42EE3300" w14:textId="77777777" w:rsidR="003221A7" w:rsidRPr="003221A7" w:rsidRDefault="003221A7" w:rsidP="003221A7">
      <w:pPr>
        <w:numPr>
          <w:ilvl w:val="0"/>
          <w:numId w:val="4"/>
        </w:numPr>
      </w:pPr>
      <w:r w:rsidRPr="003221A7">
        <w:t>The vector is synchronized.</w:t>
      </w:r>
    </w:p>
    <w:p w14:paraId="472771FF" w14:textId="77777777" w:rsidR="003221A7" w:rsidRPr="003221A7" w:rsidRDefault="003221A7" w:rsidP="003221A7">
      <w:pPr>
        <w:numPr>
          <w:ilvl w:val="0"/>
          <w:numId w:val="4"/>
        </w:numPr>
      </w:pPr>
      <w:r w:rsidRPr="003221A7">
        <w:t xml:space="preserve">Java Vector contains many legacy methods that are not part of a </w:t>
      </w:r>
      <w:proofErr w:type="gramStart"/>
      <w:r w:rsidRPr="003221A7">
        <w:t>collections</w:t>
      </w:r>
      <w:proofErr w:type="gramEnd"/>
      <w:r w:rsidRPr="003221A7">
        <w:t xml:space="preserve"> framework.</w:t>
      </w:r>
    </w:p>
    <w:p w14:paraId="4F4D2C29" w14:textId="77777777" w:rsidR="003221A7" w:rsidRPr="003221A7" w:rsidRDefault="003221A7" w:rsidP="003221A7">
      <w:r w:rsidRPr="003221A7">
        <w:rPr>
          <w:b/>
          <w:bCs/>
        </w:rPr>
        <w:t>Note</w:t>
      </w:r>
      <w:r w:rsidRPr="003221A7">
        <w:t xml:space="preserve">: It is recommended to use </w:t>
      </w:r>
      <w:proofErr w:type="spellStart"/>
      <w:r w:rsidRPr="003221A7">
        <w:t>ArrayList</w:t>
      </w:r>
      <w:proofErr w:type="spellEnd"/>
      <w:r w:rsidRPr="003221A7">
        <w:t xml:space="preserve"> in place of Vector because vectors are not thread-safe and are less efficient.</w:t>
      </w:r>
    </w:p>
    <w:p w14:paraId="5EA409A5" w14:textId="77777777" w:rsidR="003221A7" w:rsidRPr="003221A7" w:rsidRDefault="003221A7" w:rsidP="003221A7">
      <w:r w:rsidRPr="003221A7">
        <w:rPr>
          <w:b/>
          <w:bCs/>
        </w:rPr>
        <w:t>Creation of Vector</w:t>
      </w:r>
      <w:r w:rsidRPr="003221A7">
        <w:br/>
      </w:r>
      <w:proofErr w:type="gramStart"/>
      <w:r w:rsidRPr="003221A7">
        <w:rPr>
          <w:b/>
          <w:bCs/>
        </w:rPr>
        <w:t>Syntax :</w:t>
      </w:r>
      <w:proofErr w:type="gramEnd"/>
      <w:r w:rsidRPr="003221A7">
        <w:rPr>
          <w:b/>
          <w:bCs/>
        </w:rPr>
        <w:t> Vector&lt;Type&gt; vector = new Vector&lt;Type</w:t>
      </w:r>
      <w:proofErr w:type="gramStart"/>
      <w:r w:rsidRPr="003221A7">
        <w:rPr>
          <w:b/>
          <w:bCs/>
        </w:rPr>
        <w:t>&gt;(</w:t>
      </w:r>
      <w:proofErr w:type="gramEnd"/>
      <w:r w:rsidRPr="003221A7">
        <w:rPr>
          <w:b/>
          <w:bCs/>
        </w:rPr>
        <w:t>);</w:t>
      </w:r>
      <w:r w:rsidRPr="003221A7">
        <w:br/>
        <w:t>Here, Type indicates the type of Vector.</w:t>
      </w:r>
    </w:p>
    <w:p w14:paraId="5612D63B" w14:textId="77777777" w:rsidR="003221A7" w:rsidRPr="003221A7" w:rsidRDefault="003221A7" w:rsidP="003221A7">
      <w:r w:rsidRPr="003221A7">
        <w:rPr>
          <w:b/>
          <w:bCs/>
        </w:rPr>
        <w:t>Vector Constructors</w:t>
      </w:r>
      <w:r w:rsidRPr="003221A7">
        <w:br/>
      </w:r>
      <w:r w:rsidRPr="003221A7">
        <w:rPr>
          <w:b/>
          <w:bCs/>
        </w:rPr>
        <w:t>Vector&lt;E&gt; v = new Vector&lt;E</w:t>
      </w:r>
      <w:proofErr w:type="gramStart"/>
      <w:r w:rsidRPr="003221A7">
        <w:rPr>
          <w:b/>
          <w:bCs/>
        </w:rPr>
        <w:t>&gt;(</w:t>
      </w:r>
      <w:proofErr w:type="gramEnd"/>
      <w:r w:rsidRPr="003221A7">
        <w:rPr>
          <w:b/>
          <w:bCs/>
        </w:rPr>
        <w:t>);</w:t>
      </w:r>
      <w:r w:rsidRPr="003221A7">
        <w:br/>
        <w:t>This constructor creates a single dimension array with a default capacity of 10.</w:t>
      </w:r>
    </w:p>
    <w:p w14:paraId="2BB186BA" w14:textId="77777777" w:rsidR="003221A7" w:rsidRPr="003221A7" w:rsidRDefault="003221A7" w:rsidP="003221A7">
      <w:r w:rsidRPr="003221A7">
        <w:rPr>
          <w:b/>
          <w:bCs/>
        </w:rPr>
        <w:t>Vector&lt;E&gt; v = new Vector&lt;E</w:t>
      </w:r>
      <w:proofErr w:type="gramStart"/>
      <w:r w:rsidRPr="003221A7">
        <w:rPr>
          <w:b/>
          <w:bCs/>
        </w:rPr>
        <w:t>&gt;(</w:t>
      </w:r>
      <w:proofErr w:type="gramEnd"/>
      <w:r w:rsidRPr="003221A7">
        <w:rPr>
          <w:b/>
          <w:bCs/>
        </w:rPr>
        <w:t>int capacity);</w:t>
      </w:r>
      <w:r w:rsidRPr="003221A7">
        <w:br/>
        <w:t>This constructor sets a given capacity as a current capacity to a single dimension array.</w:t>
      </w:r>
    </w:p>
    <w:p w14:paraId="548A599F" w14:textId="77777777" w:rsidR="003221A7" w:rsidRPr="003221A7" w:rsidRDefault="003221A7" w:rsidP="003221A7">
      <w:r w:rsidRPr="003221A7">
        <w:rPr>
          <w:b/>
          <w:bCs/>
        </w:rPr>
        <w:lastRenderedPageBreak/>
        <w:t>Vector&lt;E&gt; v = new Vector&lt;E</w:t>
      </w:r>
      <w:proofErr w:type="gramStart"/>
      <w:r w:rsidRPr="003221A7">
        <w:rPr>
          <w:b/>
          <w:bCs/>
        </w:rPr>
        <w:t>&gt;(</w:t>
      </w:r>
      <w:proofErr w:type="gramEnd"/>
      <w:r w:rsidRPr="003221A7">
        <w:rPr>
          <w:b/>
          <w:bCs/>
        </w:rPr>
        <w:t xml:space="preserve">Collection </w:t>
      </w:r>
      <w:proofErr w:type="spellStart"/>
      <w:r w:rsidRPr="003221A7">
        <w:rPr>
          <w:b/>
          <w:bCs/>
        </w:rPr>
        <w:t>obj</w:t>
      </w:r>
      <w:proofErr w:type="spellEnd"/>
      <w:r w:rsidRPr="003221A7">
        <w:rPr>
          <w:b/>
          <w:bCs/>
        </w:rPr>
        <w:t>);</w:t>
      </w:r>
      <w:r w:rsidRPr="003221A7">
        <w:br/>
        <w:t>This constructor is used for migrating one collection with another collection for transferring data.</w:t>
      </w:r>
    </w:p>
    <w:p w14:paraId="5A9D109C" w14:textId="77777777" w:rsidR="003221A7" w:rsidRPr="003221A7" w:rsidRDefault="003221A7" w:rsidP="003221A7">
      <w:pPr>
        <w:rPr>
          <w:b/>
          <w:bCs/>
        </w:rPr>
      </w:pPr>
      <w:r w:rsidRPr="003221A7">
        <w:rPr>
          <w:b/>
          <w:bCs/>
        </w:rPr>
        <w:t>Methods of Vector</w:t>
      </w:r>
    </w:p>
    <w:p w14:paraId="5693276F" w14:textId="77777777" w:rsidR="003221A7" w:rsidRPr="003221A7" w:rsidRDefault="003221A7" w:rsidP="003221A7">
      <w:r w:rsidRPr="003221A7">
        <w:t xml:space="preserve">We can use all Collections Method to work with the LinkedList. We can also use legacy methods like </w:t>
      </w:r>
      <w:proofErr w:type="spellStart"/>
      <w:proofErr w:type="gramStart"/>
      <w:r w:rsidRPr="003221A7">
        <w:t>addElement</w:t>
      </w:r>
      <w:proofErr w:type="spellEnd"/>
      <w:r w:rsidRPr="003221A7">
        <w:t>(</w:t>
      </w:r>
      <w:proofErr w:type="gramEnd"/>
      <w:r w:rsidRPr="003221A7">
        <w:t xml:space="preserve">), </w:t>
      </w:r>
      <w:proofErr w:type="spellStart"/>
      <w:proofErr w:type="gramStart"/>
      <w:r w:rsidRPr="003221A7">
        <w:t>removeElement</w:t>
      </w:r>
      <w:proofErr w:type="spellEnd"/>
      <w:r w:rsidRPr="003221A7">
        <w:t>(</w:t>
      </w:r>
      <w:proofErr w:type="gramEnd"/>
      <w:r w:rsidRPr="003221A7">
        <w:t xml:space="preserve">), </w:t>
      </w:r>
      <w:proofErr w:type="spellStart"/>
      <w:proofErr w:type="gramStart"/>
      <w:r w:rsidRPr="003221A7">
        <w:t>setElement</w:t>
      </w:r>
      <w:proofErr w:type="spellEnd"/>
      <w:r w:rsidRPr="003221A7">
        <w:t>(),…</w:t>
      </w:r>
      <w:proofErr w:type="gramEnd"/>
      <w:r w:rsidRPr="003221A7">
        <w:t>.</w:t>
      </w:r>
    </w:p>
    <w:p w14:paraId="665CA357" w14:textId="77777777" w:rsidR="003221A7" w:rsidRPr="003221A7" w:rsidRDefault="003221A7" w:rsidP="003221A7">
      <w:pPr>
        <w:rPr>
          <w:b/>
          <w:bCs/>
        </w:rPr>
      </w:pPr>
      <w:r w:rsidRPr="003221A7">
        <w:rPr>
          <w:b/>
          <w:bCs/>
        </w:rPr>
        <w:t>Sample Program to demonstrate Vector Collection in Java</w:t>
      </w:r>
    </w:p>
    <w:p w14:paraId="0AF32E87" w14:textId="77777777" w:rsidR="003221A7" w:rsidRPr="003221A7" w:rsidRDefault="003221A7" w:rsidP="003221A7">
      <w:r w:rsidRPr="003221A7">
        <w:rPr>
          <w:b/>
          <w:bCs/>
        </w:rPr>
        <w:t>import</w:t>
      </w:r>
      <w:r w:rsidRPr="003221A7">
        <w:rPr>
          <w:i/>
          <w:iCs/>
        </w:rPr>
        <w:t xml:space="preserve"> </w:t>
      </w:r>
      <w:proofErr w:type="spellStart"/>
      <w:r w:rsidRPr="003221A7">
        <w:rPr>
          <w:i/>
          <w:iCs/>
        </w:rPr>
        <w:t>java.util</w:t>
      </w:r>
      <w:proofErr w:type="spellEnd"/>
      <w:r w:rsidRPr="003221A7">
        <w:rPr>
          <w:i/>
          <w:iCs/>
        </w:rPr>
        <w:t>.</w:t>
      </w:r>
      <w:r w:rsidRPr="003221A7">
        <w:t>*;</w:t>
      </w:r>
    </w:p>
    <w:p w14:paraId="2E4CB66E" w14:textId="77777777" w:rsidR="003221A7" w:rsidRPr="003221A7" w:rsidRDefault="003221A7" w:rsidP="003221A7">
      <w:r w:rsidRPr="003221A7">
        <w:rPr>
          <w:b/>
          <w:bCs/>
        </w:rPr>
        <w:t>class</w:t>
      </w:r>
      <w:r w:rsidRPr="003221A7">
        <w:t xml:space="preserve"> </w:t>
      </w:r>
      <w:proofErr w:type="spellStart"/>
      <w:r w:rsidRPr="003221A7">
        <w:t>VectorDemo</w:t>
      </w:r>
      <w:proofErr w:type="spellEnd"/>
      <w:r w:rsidRPr="003221A7">
        <w:t xml:space="preserve"> </w:t>
      </w:r>
      <w:r w:rsidRPr="003221A7">
        <w:rPr>
          <w:b/>
          <w:bCs/>
        </w:rPr>
        <w:t>{</w:t>
      </w:r>
    </w:p>
    <w:p w14:paraId="4FFF5514" w14:textId="77777777" w:rsidR="003221A7" w:rsidRPr="003221A7" w:rsidRDefault="003221A7" w:rsidP="003221A7">
      <w:r w:rsidRPr="003221A7">
        <w:rPr>
          <w:b/>
          <w:bCs/>
        </w:rPr>
        <w:t>public</w:t>
      </w:r>
      <w:r w:rsidRPr="003221A7">
        <w:t xml:space="preserve"> </w:t>
      </w:r>
      <w:r w:rsidRPr="003221A7">
        <w:rPr>
          <w:b/>
          <w:bCs/>
        </w:rPr>
        <w:t>static</w:t>
      </w:r>
      <w:r w:rsidRPr="003221A7">
        <w:t xml:space="preserve"> </w:t>
      </w:r>
      <w:r w:rsidRPr="003221A7">
        <w:rPr>
          <w:b/>
          <w:bCs/>
        </w:rPr>
        <w:t>void</w:t>
      </w:r>
      <w:r w:rsidRPr="003221A7">
        <w:t xml:space="preserve"> </w:t>
      </w:r>
      <w:proofErr w:type="gramStart"/>
      <w:r w:rsidRPr="003221A7">
        <w:t>main</w:t>
      </w:r>
      <w:r w:rsidRPr="003221A7">
        <w:rPr>
          <w:b/>
          <w:bCs/>
        </w:rPr>
        <w:t>(String[</w:t>
      </w:r>
      <w:proofErr w:type="gramEnd"/>
      <w:r w:rsidRPr="003221A7">
        <w:rPr>
          <w:b/>
          <w:bCs/>
        </w:rPr>
        <w:t>]</w:t>
      </w:r>
      <w:r w:rsidRPr="003221A7">
        <w:t xml:space="preserve"> </w:t>
      </w:r>
      <w:proofErr w:type="spellStart"/>
      <w:r w:rsidRPr="003221A7">
        <w:t>args</w:t>
      </w:r>
      <w:proofErr w:type="spellEnd"/>
      <w:r w:rsidRPr="003221A7">
        <w:rPr>
          <w:b/>
          <w:bCs/>
        </w:rPr>
        <w:t>)</w:t>
      </w:r>
      <w:r w:rsidRPr="003221A7">
        <w:t xml:space="preserve"> </w:t>
      </w:r>
      <w:r w:rsidRPr="003221A7">
        <w:rPr>
          <w:b/>
          <w:bCs/>
        </w:rPr>
        <w:t>{</w:t>
      </w:r>
    </w:p>
    <w:p w14:paraId="116FC62C" w14:textId="77777777" w:rsidR="003221A7" w:rsidRPr="003221A7" w:rsidRDefault="003221A7" w:rsidP="003221A7">
      <w:r w:rsidRPr="003221A7">
        <w:t>Vector</w:t>
      </w:r>
      <w:r w:rsidRPr="003221A7">
        <w:rPr>
          <w:b/>
          <w:bCs/>
        </w:rPr>
        <w:t>&lt;String&gt;</w:t>
      </w:r>
      <w:r w:rsidRPr="003221A7">
        <w:t xml:space="preserve"> mammals= new Vector</w:t>
      </w:r>
      <w:r w:rsidRPr="003221A7">
        <w:rPr>
          <w:b/>
          <w:bCs/>
        </w:rPr>
        <w:t>&lt;</w:t>
      </w:r>
      <w:proofErr w:type="gramStart"/>
      <w:r w:rsidRPr="003221A7">
        <w:rPr>
          <w:b/>
          <w:bCs/>
        </w:rPr>
        <w:t>&gt;(</w:t>
      </w:r>
      <w:proofErr w:type="gramEnd"/>
      <w:r w:rsidRPr="003221A7">
        <w:rPr>
          <w:b/>
          <w:bCs/>
        </w:rPr>
        <w:t>)</w:t>
      </w:r>
      <w:r w:rsidRPr="003221A7">
        <w:t>;</w:t>
      </w:r>
    </w:p>
    <w:p w14:paraId="08123AAA" w14:textId="77777777" w:rsidR="003221A7" w:rsidRPr="003221A7" w:rsidRDefault="003221A7" w:rsidP="003221A7">
      <w:r w:rsidRPr="003221A7">
        <w:t xml:space="preserve">// Using the </w:t>
      </w:r>
      <w:proofErr w:type="gramStart"/>
      <w:r w:rsidRPr="003221A7">
        <w:t>add(</w:t>
      </w:r>
      <w:proofErr w:type="gramEnd"/>
      <w:r w:rsidRPr="003221A7">
        <w:t>) method</w:t>
      </w:r>
    </w:p>
    <w:p w14:paraId="3E613378" w14:textId="77777777" w:rsidR="003221A7" w:rsidRPr="003221A7" w:rsidRDefault="003221A7" w:rsidP="003221A7">
      <w:proofErr w:type="spellStart"/>
      <w:r w:rsidRPr="003221A7">
        <w:t>mammals.add</w:t>
      </w:r>
      <w:proofErr w:type="spellEnd"/>
      <w:r w:rsidRPr="003221A7">
        <w:rPr>
          <w:b/>
          <w:bCs/>
        </w:rPr>
        <w:t>(</w:t>
      </w:r>
      <w:r w:rsidRPr="003221A7">
        <w:t>"Dog"</w:t>
      </w:r>
      <w:r w:rsidRPr="003221A7">
        <w:rPr>
          <w:b/>
          <w:bCs/>
        </w:rPr>
        <w:t>)</w:t>
      </w:r>
      <w:r w:rsidRPr="003221A7">
        <w:t>;</w:t>
      </w:r>
    </w:p>
    <w:p w14:paraId="320066C6" w14:textId="77777777" w:rsidR="003221A7" w:rsidRPr="003221A7" w:rsidRDefault="003221A7" w:rsidP="003221A7">
      <w:proofErr w:type="spellStart"/>
      <w:r w:rsidRPr="003221A7">
        <w:t>mammals.add</w:t>
      </w:r>
      <w:proofErr w:type="spellEnd"/>
      <w:r w:rsidRPr="003221A7">
        <w:rPr>
          <w:b/>
          <w:bCs/>
        </w:rPr>
        <w:t>(</w:t>
      </w:r>
      <w:r w:rsidRPr="003221A7">
        <w:t>"Horse"</w:t>
      </w:r>
      <w:r w:rsidRPr="003221A7">
        <w:rPr>
          <w:b/>
          <w:bCs/>
        </w:rPr>
        <w:t>)</w:t>
      </w:r>
      <w:r w:rsidRPr="003221A7">
        <w:t>;</w:t>
      </w:r>
    </w:p>
    <w:p w14:paraId="54738E26" w14:textId="77777777" w:rsidR="003221A7" w:rsidRPr="003221A7" w:rsidRDefault="003221A7" w:rsidP="003221A7">
      <w:r w:rsidRPr="003221A7">
        <w:t>// Using index number</w:t>
      </w:r>
    </w:p>
    <w:p w14:paraId="702127EF" w14:textId="77777777" w:rsidR="003221A7" w:rsidRPr="003221A7" w:rsidRDefault="003221A7" w:rsidP="003221A7">
      <w:proofErr w:type="spellStart"/>
      <w:proofErr w:type="gramStart"/>
      <w:r w:rsidRPr="003221A7">
        <w:t>mammals.add</w:t>
      </w:r>
      <w:proofErr w:type="spellEnd"/>
      <w:r w:rsidRPr="003221A7">
        <w:rPr>
          <w:b/>
          <w:bCs/>
        </w:rPr>
        <w:t>(</w:t>
      </w:r>
      <w:proofErr w:type="gramEnd"/>
      <w:r w:rsidRPr="003221A7">
        <w:t>2, "Cat"</w:t>
      </w:r>
      <w:r w:rsidRPr="003221A7">
        <w:rPr>
          <w:b/>
          <w:bCs/>
        </w:rPr>
        <w:t>)</w:t>
      </w:r>
      <w:r w:rsidRPr="003221A7">
        <w:t>;</w:t>
      </w:r>
    </w:p>
    <w:p w14:paraId="4305FDC0" w14:textId="77777777" w:rsidR="003221A7" w:rsidRPr="003221A7" w:rsidRDefault="003221A7" w:rsidP="003221A7">
      <w:proofErr w:type="spellStart"/>
      <w:r w:rsidRPr="003221A7">
        <w:t>System.out.println</w:t>
      </w:r>
      <w:proofErr w:type="spellEnd"/>
      <w:r w:rsidRPr="003221A7">
        <w:rPr>
          <w:b/>
          <w:bCs/>
        </w:rPr>
        <w:t>(</w:t>
      </w:r>
      <w:r w:rsidRPr="003221A7">
        <w:t>"Vector: " + mammals</w:t>
      </w:r>
      <w:r w:rsidRPr="003221A7">
        <w:rPr>
          <w:b/>
          <w:bCs/>
        </w:rPr>
        <w:t>)</w:t>
      </w:r>
      <w:r w:rsidRPr="003221A7">
        <w:t>;</w:t>
      </w:r>
    </w:p>
    <w:p w14:paraId="57E48764" w14:textId="77777777" w:rsidR="003221A7" w:rsidRPr="003221A7" w:rsidRDefault="003221A7" w:rsidP="003221A7">
      <w:r w:rsidRPr="003221A7">
        <w:t xml:space="preserve">// Using </w:t>
      </w:r>
      <w:proofErr w:type="spellStart"/>
      <w:proofErr w:type="gramStart"/>
      <w:r w:rsidRPr="003221A7">
        <w:t>addAll</w:t>
      </w:r>
      <w:proofErr w:type="spellEnd"/>
      <w:r w:rsidRPr="003221A7">
        <w:t>(</w:t>
      </w:r>
      <w:proofErr w:type="gramEnd"/>
      <w:r w:rsidRPr="003221A7">
        <w:t>)</w:t>
      </w:r>
    </w:p>
    <w:p w14:paraId="752ADC98" w14:textId="77777777" w:rsidR="003221A7" w:rsidRPr="003221A7" w:rsidRDefault="003221A7" w:rsidP="003221A7">
      <w:r w:rsidRPr="003221A7">
        <w:t>Vector</w:t>
      </w:r>
      <w:r w:rsidRPr="003221A7">
        <w:rPr>
          <w:b/>
          <w:bCs/>
        </w:rPr>
        <w:t>&lt;String&gt;</w:t>
      </w:r>
      <w:r w:rsidRPr="003221A7">
        <w:t xml:space="preserve"> animals = new Vector</w:t>
      </w:r>
      <w:r w:rsidRPr="003221A7">
        <w:rPr>
          <w:b/>
          <w:bCs/>
        </w:rPr>
        <w:t>&lt;</w:t>
      </w:r>
      <w:proofErr w:type="gramStart"/>
      <w:r w:rsidRPr="003221A7">
        <w:rPr>
          <w:b/>
          <w:bCs/>
        </w:rPr>
        <w:t>&gt;(</w:t>
      </w:r>
      <w:proofErr w:type="gramEnd"/>
      <w:r w:rsidRPr="003221A7">
        <w:rPr>
          <w:b/>
          <w:bCs/>
        </w:rPr>
        <w:t>)</w:t>
      </w:r>
      <w:r w:rsidRPr="003221A7">
        <w:t>;</w:t>
      </w:r>
    </w:p>
    <w:p w14:paraId="085DA82F" w14:textId="77777777" w:rsidR="003221A7" w:rsidRPr="003221A7" w:rsidRDefault="003221A7" w:rsidP="003221A7">
      <w:proofErr w:type="spellStart"/>
      <w:r w:rsidRPr="003221A7">
        <w:t>animals.add</w:t>
      </w:r>
      <w:proofErr w:type="spellEnd"/>
      <w:r w:rsidRPr="003221A7">
        <w:rPr>
          <w:b/>
          <w:bCs/>
        </w:rPr>
        <w:t>(</w:t>
      </w:r>
      <w:r w:rsidRPr="003221A7">
        <w:t>"Crocodile"</w:t>
      </w:r>
      <w:r w:rsidRPr="003221A7">
        <w:rPr>
          <w:b/>
          <w:bCs/>
        </w:rPr>
        <w:t>)</w:t>
      </w:r>
      <w:r w:rsidRPr="003221A7">
        <w:t>;</w:t>
      </w:r>
    </w:p>
    <w:p w14:paraId="0C09DB62" w14:textId="77777777" w:rsidR="003221A7" w:rsidRPr="003221A7" w:rsidRDefault="003221A7" w:rsidP="003221A7">
      <w:proofErr w:type="spellStart"/>
      <w:proofErr w:type="gramStart"/>
      <w:r w:rsidRPr="003221A7">
        <w:t>animals.addAll</w:t>
      </w:r>
      <w:proofErr w:type="spellEnd"/>
      <w:proofErr w:type="gramEnd"/>
      <w:r w:rsidRPr="003221A7">
        <w:rPr>
          <w:b/>
          <w:bCs/>
        </w:rPr>
        <w:t>(</w:t>
      </w:r>
      <w:r w:rsidRPr="003221A7">
        <w:t>mammals</w:t>
      </w:r>
      <w:r w:rsidRPr="003221A7">
        <w:rPr>
          <w:b/>
          <w:bCs/>
        </w:rPr>
        <w:t>)</w:t>
      </w:r>
      <w:r w:rsidRPr="003221A7">
        <w:t>;</w:t>
      </w:r>
    </w:p>
    <w:p w14:paraId="7131FCF0" w14:textId="77777777" w:rsidR="003221A7" w:rsidRPr="003221A7" w:rsidRDefault="003221A7" w:rsidP="003221A7">
      <w:proofErr w:type="spellStart"/>
      <w:r w:rsidRPr="003221A7">
        <w:t>System.out.println</w:t>
      </w:r>
      <w:proofErr w:type="spellEnd"/>
      <w:r w:rsidRPr="003221A7">
        <w:rPr>
          <w:b/>
          <w:bCs/>
        </w:rPr>
        <w:t>(</w:t>
      </w:r>
      <w:r w:rsidRPr="003221A7">
        <w:t>"New Vector: " + animals</w:t>
      </w:r>
      <w:r w:rsidRPr="003221A7">
        <w:rPr>
          <w:b/>
          <w:bCs/>
        </w:rPr>
        <w:t>)</w:t>
      </w:r>
      <w:r w:rsidRPr="003221A7">
        <w:t>;</w:t>
      </w:r>
    </w:p>
    <w:p w14:paraId="25C18830" w14:textId="77777777" w:rsidR="003221A7" w:rsidRPr="003221A7" w:rsidRDefault="003221A7" w:rsidP="003221A7">
      <w:r w:rsidRPr="003221A7">
        <w:t xml:space="preserve">// Using </w:t>
      </w:r>
      <w:proofErr w:type="gramStart"/>
      <w:r w:rsidRPr="003221A7">
        <w:t>get(</w:t>
      </w:r>
      <w:proofErr w:type="gramEnd"/>
      <w:r w:rsidRPr="003221A7">
        <w:t>)</w:t>
      </w:r>
    </w:p>
    <w:p w14:paraId="0C925CCD" w14:textId="77777777" w:rsidR="003221A7" w:rsidRPr="003221A7" w:rsidRDefault="003221A7" w:rsidP="003221A7">
      <w:r w:rsidRPr="003221A7">
        <w:rPr>
          <w:b/>
          <w:bCs/>
        </w:rPr>
        <w:t>String</w:t>
      </w:r>
      <w:r w:rsidRPr="003221A7">
        <w:t xml:space="preserve"> element = </w:t>
      </w:r>
      <w:proofErr w:type="spellStart"/>
      <w:proofErr w:type="gramStart"/>
      <w:r w:rsidRPr="003221A7">
        <w:t>animals.get</w:t>
      </w:r>
      <w:proofErr w:type="spellEnd"/>
      <w:r w:rsidRPr="003221A7">
        <w:rPr>
          <w:b/>
          <w:bCs/>
        </w:rPr>
        <w:t>(</w:t>
      </w:r>
      <w:proofErr w:type="gramEnd"/>
      <w:r w:rsidRPr="003221A7">
        <w:t>2</w:t>
      </w:r>
      <w:r w:rsidRPr="003221A7">
        <w:rPr>
          <w:b/>
          <w:bCs/>
        </w:rPr>
        <w:t>)</w:t>
      </w:r>
      <w:r w:rsidRPr="003221A7">
        <w:t>;</w:t>
      </w:r>
    </w:p>
    <w:p w14:paraId="65FEE343" w14:textId="77777777" w:rsidR="003221A7" w:rsidRPr="003221A7" w:rsidRDefault="003221A7" w:rsidP="003221A7">
      <w:proofErr w:type="spellStart"/>
      <w:r w:rsidRPr="003221A7">
        <w:t>System.out.println</w:t>
      </w:r>
      <w:proofErr w:type="spellEnd"/>
      <w:r w:rsidRPr="003221A7">
        <w:rPr>
          <w:b/>
          <w:bCs/>
        </w:rPr>
        <w:t>(</w:t>
      </w:r>
      <w:r w:rsidRPr="003221A7">
        <w:t>"Element at index 2: " + element</w:t>
      </w:r>
      <w:r w:rsidRPr="003221A7">
        <w:rPr>
          <w:b/>
          <w:bCs/>
        </w:rPr>
        <w:t>)</w:t>
      </w:r>
      <w:r w:rsidRPr="003221A7">
        <w:t>;</w:t>
      </w:r>
    </w:p>
    <w:p w14:paraId="7E61636B" w14:textId="77777777" w:rsidR="003221A7" w:rsidRPr="003221A7" w:rsidRDefault="003221A7" w:rsidP="003221A7">
      <w:r w:rsidRPr="003221A7">
        <w:t xml:space="preserve">// Using </w:t>
      </w:r>
      <w:proofErr w:type="gramStart"/>
      <w:r w:rsidRPr="003221A7">
        <w:t>iterator(</w:t>
      </w:r>
      <w:proofErr w:type="gramEnd"/>
      <w:r w:rsidRPr="003221A7">
        <w:t>)</w:t>
      </w:r>
    </w:p>
    <w:p w14:paraId="792FF727" w14:textId="77777777" w:rsidR="003221A7" w:rsidRPr="003221A7" w:rsidRDefault="003221A7" w:rsidP="003221A7">
      <w:r w:rsidRPr="003221A7">
        <w:t>Iterator</w:t>
      </w:r>
      <w:r w:rsidRPr="003221A7">
        <w:rPr>
          <w:b/>
          <w:bCs/>
        </w:rPr>
        <w:t>&lt;String&gt;</w:t>
      </w:r>
      <w:r w:rsidRPr="003221A7">
        <w:t xml:space="preserve"> iterate = </w:t>
      </w:r>
      <w:proofErr w:type="spellStart"/>
      <w:proofErr w:type="gramStart"/>
      <w:r w:rsidRPr="003221A7">
        <w:t>animals.iterator</w:t>
      </w:r>
      <w:proofErr w:type="spellEnd"/>
      <w:proofErr w:type="gramEnd"/>
      <w:r w:rsidRPr="003221A7">
        <w:rPr>
          <w:b/>
          <w:bCs/>
        </w:rPr>
        <w:t>()</w:t>
      </w:r>
      <w:r w:rsidRPr="003221A7">
        <w:t>;</w:t>
      </w:r>
    </w:p>
    <w:p w14:paraId="402999F7" w14:textId="77777777" w:rsidR="003221A7" w:rsidRPr="003221A7" w:rsidRDefault="003221A7" w:rsidP="003221A7">
      <w:proofErr w:type="spellStart"/>
      <w:r w:rsidRPr="003221A7">
        <w:t>System.out.print</w:t>
      </w:r>
      <w:proofErr w:type="spellEnd"/>
      <w:r w:rsidRPr="003221A7">
        <w:rPr>
          <w:b/>
          <w:bCs/>
        </w:rPr>
        <w:t>(</w:t>
      </w:r>
      <w:r w:rsidRPr="003221A7">
        <w:t>"Vector: "</w:t>
      </w:r>
      <w:r w:rsidRPr="003221A7">
        <w:rPr>
          <w:b/>
          <w:bCs/>
        </w:rPr>
        <w:t>)</w:t>
      </w:r>
      <w:r w:rsidRPr="003221A7">
        <w:t>;</w:t>
      </w:r>
    </w:p>
    <w:p w14:paraId="170469E1" w14:textId="77777777" w:rsidR="003221A7" w:rsidRPr="003221A7" w:rsidRDefault="003221A7" w:rsidP="003221A7">
      <w:r w:rsidRPr="003221A7">
        <w:rPr>
          <w:b/>
          <w:bCs/>
        </w:rPr>
        <w:t>while(</w:t>
      </w:r>
      <w:proofErr w:type="spellStart"/>
      <w:proofErr w:type="gramStart"/>
      <w:r w:rsidRPr="003221A7">
        <w:t>iterate.hasNext</w:t>
      </w:r>
      <w:proofErr w:type="spellEnd"/>
      <w:proofErr w:type="gramEnd"/>
      <w:r w:rsidRPr="003221A7">
        <w:rPr>
          <w:b/>
          <w:bCs/>
        </w:rPr>
        <w:t>())</w:t>
      </w:r>
      <w:r w:rsidRPr="003221A7">
        <w:t xml:space="preserve"> </w:t>
      </w:r>
      <w:r w:rsidRPr="003221A7">
        <w:rPr>
          <w:b/>
          <w:bCs/>
        </w:rPr>
        <w:t>{</w:t>
      </w:r>
    </w:p>
    <w:p w14:paraId="1F5EABB7" w14:textId="77777777" w:rsidR="003221A7" w:rsidRPr="003221A7" w:rsidRDefault="003221A7" w:rsidP="003221A7">
      <w:proofErr w:type="spellStart"/>
      <w:r w:rsidRPr="003221A7">
        <w:t>System.out.print</w:t>
      </w:r>
      <w:proofErr w:type="spellEnd"/>
      <w:r w:rsidRPr="003221A7">
        <w:rPr>
          <w:b/>
          <w:bCs/>
        </w:rPr>
        <w:t>(</w:t>
      </w:r>
      <w:proofErr w:type="spellStart"/>
      <w:proofErr w:type="gramStart"/>
      <w:r w:rsidRPr="003221A7">
        <w:t>iterate.next</w:t>
      </w:r>
      <w:proofErr w:type="spellEnd"/>
      <w:proofErr w:type="gramEnd"/>
      <w:r w:rsidRPr="003221A7">
        <w:rPr>
          <w:b/>
          <w:bCs/>
        </w:rPr>
        <w:t>())</w:t>
      </w:r>
      <w:r w:rsidRPr="003221A7">
        <w:t>;</w:t>
      </w:r>
    </w:p>
    <w:p w14:paraId="0DEE5031" w14:textId="77777777" w:rsidR="003221A7" w:rsidRPr="003221A7" w:rsidRDefault="003221A7" w:rsidP="003221A7">
      <w:proofErr w:type="spellStart"/>
      <w:r w:rsidRPr="003221A7">
        <w:t>System.out.print</w:t>
      </w:r>
      <w:proofErr w:type="spellEnd"/>
      <w:r w:rsidRPr="003221A7">
        <w:rPr>
          <w:b/>
          <w:bCs/>
        </w:rPr>
        <w:t>(</w:t>
      </w:r>
      <w:r w:rsidRPr="003221A7">
        <w:t>", "</w:t>
      </w:r>
      <w:r w:rsidRPr="003221A7">
        <w:rPr>
          <w:b/>
          <w:bCs/>
        </w:rPr>
        <w:t>)</w:t>
      </w:r>
      <w:r w:rsidRPr="003221A7">
        <w:t>;</w:t>
      </w:r>
    </w:p>
    <w:p w14:paraId="0A8730EF" w14:textId="77777777" w:rsidR="003221A7" w:rsidRPr="003221A7" w:rsidRDefault="003221A7" w:rsidP="003221A7">
      <w:r w:rsidRPr="003221A7">
        <w:rPr>
          <w:b/>
          <w:bCs/>
        </w:rPr>
        <w:t>}</w:t>
      </w:r>
    </w:p>
    <w:p w14:paraId="7F6CFF16" w14:textId="77777777" w:rsidR="003221A7" w:rsidRPr="003221A7" w:rsidRDefault="003221A7" w:rsidP="003221A7">
      <w:r w:rsidRPr="003221A7">
        <w:rPr>
          <w:b/>
          <w:bCs/>
        </w:rPr>
        <w:t>}</w:t>
      </w:r>
    </w:p>
    <w:p w14:paraId="1382ED06" w14:textId="77777777" w:rsidR="003221A7" w:rsidRPr="003221A7" w:rsidRDefault="003221A7" w:rsidP="003221A7">
      <w:r w:rsidRPr="003221A7">
        <w:rPr>
          <w:b/>
          <w:bCs/>
        </w:rPr>
        <w:lastRenderedPageBreak/>
        <w:t>}</w:t>
      </w:r>
    </w:p>
    <w:p w14:paraId="20CBC6BD" w14:textId="77777777" w:rsidR="003221A7" w:rsidRPr="003221A7" w:rsidRDefault="003221A7" w:rsidP="003221A7">
      <w:r w:rsidRPr="003221A7">
        <w:rPr>
          <w:b/>
          <w:bCs/>
        </w:rPr>
        <w:t>Output:</w:t>
      </w:r>
    </w:p>
    <w:p w14:paraId="4494060B" w14:textId="72BA687F" w:rsidR="003221A7" w:rsidRPr="003221A7" w:rsidRDefault="003221A7" w:rsidP="003221A7">
      <w:r w:rsidRPr="003221A7">
        <w:rPr>
          <w:noProof/>
        </w:rPr>
        <w:drawing>
          <wp:inline distT="0" distB="0" distL="0" distR="0" wp14:anchorId="6953EEFC" wp14:editId="572CF4DB">
            <wp:extent cx="4297680" cy="990600"/>
            <wp:effectExtent l="0" t="0" r="7620" b="0"/>
            <wp:docPr id="224358711" name="Picture 15" descr="Vector Collec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Vector Collection in Jav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97680" cy="990600"/>
                    </a:xfrm>
                    <a:prstGeom prst="rect">
                      <a:avLst/>
                    </a:prstGeom>
                    <a:noFill/>
                    <a:ln>
                      <a:noFill/>
                    </a:ln>
                  </pic:spPr>
                </pic:pic>
              </a:graphicData>
            </a:graphic>
          </wp:inline>
        </w:drawing>
      </w:r>
    </w:p>
    <w:p w14:paraId="7DB8B579" w14:textId="77777777" w:rsidR="003221A7" w:rsidRPr="003221A7" w:rsidRDefault="003221A7" w:rsidP="003221A7">
      <w:pPr>
        <w:rPr>
          <w:b/>
          <w:bCs/>
        </w:rPr>
      </w:pPr>
      <w:r w:rsidRPr="003221A7">
        <w:rPr>
          <w:b/>
          <w:bCs/>
        </w:rPr>
        <w:t>Vector Example with Complex Data type in Java</w:t>
      </w:r>
    </w:p>
    <w:p w14:paraId="3216EF39" w14:textId="77777777" w:rsidR="003221A7" w:rsidRPr="003221A7" w:rsidRDefault="003221A7" w:rsidP="003221A7">
      <w:r w:rsidRPr="003221A7">
        <w:rPr>
          <w:b/>
          <w:bCs/>
        </w:rPr>
        <w:t>import</w:t>
      </w:r>
      <w:r w:rsidRPr="003221A7">
        <w:rPr>
          <w:i/>
          <w:iCs/>
        </w:rPr>
        <w:t xml:space="preserve"> </w:t>
      </w:r>
      <w:proofErr w:type="spellStart"/>
      <w:r w:rsidRPr="003221A7">
        <w:rPr>
          <w:i/>
          <w:iCs/>
        </w:rPr>
        <w:t>java.util</w:t>
      </w:r>
      <w:proofErr w:type="spellEnd"/>
      <w:r w:rsidRPr="003221A7">
        <w:rPr>
          <w:i/>
          <w:iCs/>
        </w:rPr>
        <w:t>.</w:t>
      </w:r>
      <w:r w:rsidRPr="003221A7">
        <w:t>*;</w:t>
      </w:r>
    </w:p>
    <w:p w14:paraId="34E438BF" w14:textId="77777777" w:rsidR="003221A7" w:rsidRPr="003221A7" w:rsidRDefault="003221A7" w:rsidP="003221A7">
      <w:r w:rsidRPr="003221A7">
        <w:rPr>
          <w:b/>
          <w:bCs/>
        </w:rPr>
        <w:t>class</w:t>
      </w:r>
      <w:r w:rsidRPr="003221A7">
        <w:t xml:space="preserve"> Fruits</w:t>
      </w:r>
    </w:p>
    <w:p w14:paraId="3261C577" w14:textId="77777777" w:rsidR="003221A7" w:rsidRPr="003221A7" w:rsidRDefault="003221A7" w:rsidP="003221A7">
      <w:r w:rsidRPr="003221A7">
        <w:rPr>
          <w:b/>
          <w:bCs/>
        </w:rPr>
        <w:t>{</w:t>
      </w:r>
    </w:p>
    <w:p w14:paraId="6BE1240B" w14:textId="77777777" w:rsidR="003221A7" w:rsidRPr="003221A7" w:rsidRDefault="003221A7" w:rsidP="003221A7">
      <w:r w:rsidRPr="003221A7">
        <w:rPr>
          <w:b/>
          <w:bCs/>
        </w:rPr>
        <w:t>String</w:t>
      </w:r>
      <w:r w:rsidRPr="003221A7">
        <w:t xml:space="preserve"> name;</w:t>
      </w:r>
    </w:p>
    <w:p w14:paraId="3730B494" w14:textId="77777777" w:rsidR="003221A7" w:rsidRPr="003221A7" w:rsidRDefault="003221A7" w:rsidP="003221A7">
      <w:r w:rsidRPr="003221A7">
        <w:t xml:space="preserve">Fruits </w:t>
      </w:r>
      <w:r w:rsidRPr="003221A7">
        <w:rPr>
          <w:b/>
          <w:bCs/>
        </w:rPr>
        <w:t>(String</w:t>
      </w:r>
      <w:r w:rsidRPr="003221A7">
        <w:t xml:space="preserve"> </w:t>
      </w:r>
      <w:proofErr w:type="spellStart"/>
      <w:r w:rsidRPr="003221A7">
        <w:t>na</w:t>
      </w:r>
      <w:proofErr w:type="spellEnd"/>
      <w:r w:rsidRPr="003221A7">
        <w:rPr>
          <w:b/>
          <w:bCs/>
        </w:rPr>
        <w:t>)</w:t>
      </w:r>
    </w:p>
    <w:p w14:paraId="628C71E6" w14:textId="77777777" w:rsidR="003221A7" w:rsidRPr="003221A7" w:rsidRDefault="003221A7" w:rsidP="003221A7">
      <w:r w:rsidRPr="003221A7">
        <w:rPr>
          <w:b/>
          <w:bCs/>
        </w:rPr>
        <w:t>{</w:t>
      </w:r>
    </w:p>
    <w:p w14:paraId="40FA601E" w14:textId="77777777" w:rsidR="003221A7" w:rsidRPr="003221A7" w:rsidRDefault="003221A7" w:rsidP="003221A7">
      <w:r w:rsidRPr="003221A7">
        <w:t xml:space="preserve">name = </w:t>
      </w:r>
      <w:proofErr w:type="spellStart"/>
      <w:r w:rsidRPr="003221A7">
        <w:t>na</w:t>
      </w:r>
      <w:proofErr w:type="spellEnd"/>
      <w:r w:rsidRPr="003221A7">
        <w:t>;</w:t>
      </w:r>
    </w:p>
    <w:p w14:paraId="60463763" w14:textId="77777777" w:rsidR="003221A7" w:rsidRPr="003221A7" w:rsidRDefault="003221A7" w:rsidP="003221A7">
      <w:r w:rsidRPr="003221A7">
        <w:rPr>
          <w:b/>
          <w:bCs/>
        </w:rPr>
        <w:t>}</w:t>
      </w:r>
    </w:p>
    <w:p w14:paraId="00C7BEAA" w14:textId="77777777" w:rsidR="003221A7" w:rsidRPr="003221A7" w:rsidRDefault="003221A7" w:rsidP="003221A7">
      <w:r w:rsidRPr="003221A7">
        <w:rPr>
          <w:b/>
          <w:bCs/>
        </w:rPr>
        <w:t>String</w:t>
      </w:r>
      <w:r w:rsidRPr="003221A7">
        <w:t xml:space="preserve"> </w:t>
      </w:r>
      <w:proofErr w:type="spellStart"/>
      <w:r w:rsidRPr="003221A7">
        <w:t>getData</w:t>
      </w:r>
      <w:proofErr w:type="spellEnd"/>
      <w:r w:rsidRPr="003221A7">
        <w:t xml:space="preserve"> </w:t>
      </w:r>
      <w:r w:rsidRPr="003221A7">
        <w:rPr>
          <w:b/>
          <w:bCs/>
        </w:rPr>
        <w:t>()</w:t>
      </w:r>
    </w:p>
    <w:p w14:paraId="09EA303D" w14:textId="77777777" w:rsidR="003221A7" w:rsidRPr="003221A7" w:rsidRDefault="003221A7" w:rsidP="003221A7">
      <w:r w:rsidRPr="003221A7">
        <w:rPr>
          <w:b/>
          <w:bCs/>
        </w:rPr>
        <w:t>{</w:t>
      </w:r>
    </w:p>
    <w:p w14:paraId="78495BA4" w14:textId="77777777" w:rsidR="003221A7" w:rsidRPr="003221A7" w:rsidRDefault="003221A7" w:rsidP="003221A7">
      <w:r w:rsidRPr="003221A7">
        <w:rPr>
          <w:b/>
          <w:bCs/>
        </w:rPr>
        <w:t>return</w:t>
      </w:r>
      <w:r w:rsidRPr="003221A7">
        <w:t xml:space="preserve"> "</w:t>
      </w:r>
      <w:proofErr w:type="gramStart"/>
      <w:r w:rsidRPr="003221A7">
        <w:t>Name :</w:t>
      </w:r>
      <w:proofErr w:type="gramEnd"/>
      <w:r w:rsidRPr="003221A7">
        <w:t xml:space="preserve"> " + name;</w:t>
      </w:r>
    </w:p>
    <w:p w14:paraId="314D92DC" w14:textId="77777777" w:rsidR="003221A7" w:rsidRPr="003221A7" w:rsidRDefault="003221A7" w:rsidP="003221A7">
      <w:r w:rsidRPr="003221A7">
        <w:rPr>
          <w:b/>
          <w:bCs/>
        </w:rPr>
        <w:t>}</w:t>
      </w:r>
    </w:p>
    <w:p w14:paraId="0807CFED" w14:textId="77777777" w:rsidR="003221A7" w:rsidRPr="003221A7" w:rsidRDefault="003221A7" w:rsidP="003221A7">
      <w:r w:rsidRPr="003221A7">
        <w:rPr>
          <w:b/>
          <w:bCs/>
        </w:rPr>
        <w:t>}</w:t>
      </w:r>
    </w:p>
    <w:p w14:paraId="2EC06DF2" w14:textId="77777777" w:rsidR="003221A7" w:rsidRPr="003221A7" w:rsidRDefault="003221A7" w:rsidP="003221A7">
      <w:r w:rsidRPr="003221A7">
        <w:rPr>
          <w:b/>
          <w:bCs/>
        </w:rPr>
        <w:t>public</w:t>
      </w:r>
      <w:r w:rsidRPr="003221A7">
        <w:t xml:space="preserve"> </w:t>
      </w:r>
      <w:r w:rsidRPr="003221A7">
        <w:rPr>
          <w:b/>
          <w:bCs/>
        </w:rPr>
        <w:t>class</w:t>
      </w:r>
      <w:r w:rsidRPr="003221A7">
        <w:t xml:space="preserve"> </w:t>
      </w:r>
      <w:proofErr w:type="spellStart"/>
      <w:r w:rsidRPr="003221A7">
        <w:t>VectorDemo</w:t>
      </w:r>
      <w:proofErr w:type="spellEnd"/>
    </w:p>
    <w:p w14:paraId="2746B542" w14:textId="77777777" w:rsidR="003221A7" w:rsidRPr="003221A7" w:rsidRDefault="003221A7" w:rsidP="003221A7">
      <w:r w:rsidRPr="003221A7">
        <w:rPr>
          <w:b/>
          <w:bCs/>
        </w:rPr>
        <w:t>{</w:t>
      </w:r>
    </w:p>
    <w:p w14:paraId="5EA45E5F" w14:textId="77777777" w:rsidR="003221A7" w:rsidRPr="003221A7" w:rsidRDefault="003221A7" w:rsidP="003221A7">
      <w:r w:rsidRPr="003221A7">
        <w:rPr>
          <w:b/>
          <w:bCs/>
        </w:rPr>
        <w:t>public</w:t>
      </w:r>
      <w:r w:rsidRPr="003221A7">
        <w:t xml:space="preserve"> </w:t>
      </w:r>
      <w:r w:rsidRPr="003221A7">
        <w:rPr>
          <w:b/>
          <w:bCs/>
        </w:rPr>
        <w:t>static</w:t>
      </w:r>
      <w:r w:rsidRPr="003221A7">
        <w:t xml:space="preserve"> </w:t>
      </w:r>
      <w:r w:rsidRPr="003221A7">
        <w:rPr>
          <w:b/>
          <w:bCs/>
        </w:rPr>
        <w:t>void</w:t>
      </w:r>
      <w:r w:rsidRPr="003221A7">
        <w:t xml:space="preserve"> main </w:t>
      </w:r>
      <w:r w:rsidRPr="003221A7">
        <w:rPr>
          <w:b/>
          <w:bCs/>
        </w:rPr>
        <w:t>(String</w:t>
      </w:r>
      <w:r w:rsidRPr="003221A7">
        <w:t xml:space="preserve"> </w:t>
      </w:r>
      <w:proofErr w:type="spellStart"/>
      <w:proofErr w:type="gramStart"/>
      <w:r w:rsidRPr="003221A7">
        <w:t>args</w:t>
      </w:r>
      <w:proofErr w:type="spellEnd"/>
      <w:r w:rsidRPr="003221A7">
        <w:rPr>
          <w:b/>
          <w:bCs/>
        </w:rPr>
        <w:t>[</w:t>
      </w:r>
      <w:proofErr w:type="gramEnd"/>
      <w:r w:rsidRPr="003221A7">
        <w:rPr>
          <w:b/>
          <w:bCs/>
        </w:rPr>
        <w:t>])</w:t>
      </w:r>
    </w:p>
    <w:p w14:paraId="62C54198" w14:textId="77777777" w:rsidR="003221A7" w:rsidRPr="003221A7" w:rsidRDefault="003221A7" w:rsidP="003221A7">
      <w:r w:rsidRPr="003221A7">
        <w:rPr>
          <w:b/>
          <w:bCs/>
        </w:rPr>
        <w:t>{</w:t>
      </w:r>
    </w:p>
    <w:p w14:paraId="44725150" w14:textId="77777777" w:rsidR="003221A7" w:rsidRPr="003221A7" w:rsidRDefault="003221A7" w:rsidP="003221A7">
      <w:r w:rsidRPr="003221A7">
        <w:t>// create a vector with initial capacity = 2</w:t>
      </w:r>
    </w:p>
    <w:p w14:paraId="70A655E2" w14:textId="77777777" w:rsidR="003221A7" w:rsidRPr="003221A7" w:rsidRDefault="003221A7" w:rsidP="003221A7">
      <w:r w:rsidRPr="003221A7">
        <w:t xml:space="preserve">Vector </w:t>
      </w:r>
      <w:r w:rsidRPr="003221A7">
        <w:rPr>
          <w:b/>
          <w:bCs/>
        </w:rPr>
        <w:t>&lt;</w:t>
      </w:r>
      <w:r w:rsidRPr="003221A7">
        <w:t xml:space="preserve"> Fruits </w:t>
      </w:r>
      <w:r w:rsidRPr="003221A7">
        <w:rPr>
          <w:b/>
          <w:bCs/>
        </w:rPr>
        <w:t>&gt;</w:t>
      </w:r>
      <w:r w:rsidRPr="003221A7">
        <w:t xml:space="preserve"> </w:t>
      </w:r>
      <w:proofErr w:type="spellStart"/>
      <w:r w:rsidRPr="003221A7">
        <w:t>fruits_vec</w:t>
      </w:r>
      <w:proofErr w:type="spellEnd"/>
      <w:r w:rsidRPr="003221A7">
        <w:t xml:space="preserve"> = new Vector </w:t>
      </w:r>
      <w:r w:rsidRPr="003221A7">
        <w:rPr>
          <w:b/>
          <w:bCs/>
        </w:rPr>
        <w:t>&lt;</w:t>
      </w:r>
      <w:r w:rsidRPr="003221A7">
        <w:t xml:space="preserve"> Fruits </w:t>
      </w:r>
      <w:r w:rsidRPr="003221A7">
        <w:rPr>
          <w:b/>
          <w:bCs/>
        </w:rPr>
        <w:t>&gt;</w:t>
      </w:r>
      <w:r w:rsidRPr="003221A7">
        <w:t xml:space="preserve"> </w:t>
      </w:r>
      <w:r w:rsidRPr="003221A7">
        <w:rPr>
          <w:b/>
          <w:bCs/>
        </w:rPr>
        <w:t>(</w:t>
      </w:r>
      <w:r w:rsidRPr="003221A7">
        <w:t>2</w:t>
      </w:r>
      <w:r w:rsidRPr="003221A7">
        <w:rPr>
          <w:b/>
          <w:bCs/>
        </w:rPr>
        <w:t>)</w:t>
      </w:r>
      <w:r w:rsidRPr="003221A7">
        <w:t>;</w:t>
      </w:r>
    </w:p>
    <w:p w14:paraId="3839A78D" w14:textId="77777777" w:rsidR="003221A7" w:rsidRPr="003221A7" w:rsidRDefault="003221A7" w:rsidP="003221A7">
      <w:r w:rsidRPr="003221A7">
        <w:t>//add elements to the vector</w:t>
      </w:r>
    </w:p>
    <w:p w14:paraId="16DDAE28" w14:textId="77777777" w:rsidR="003221A7" w:rsidRPr="003221A7" w:rsidRDefault="003221A7" w:rsidP="003221A7">
      <w:proofErr w:type="spellStart"/>
      <w:r w:rsidRPr="003221A7">
        <w:t>fruits_vec.add</w:t>
      </w:r>
      <w:proofErr w:type="spellEnd"/>
      <w:r w:rsidRPr="003221A7">
        <w:t xml:space="preserve"> </w:t>
      </w:r>
      <w:r w:rsidRPr="003221A7">
        <w:rPr>
          <w:b/>
          <w:bCs/>
        </w:rPr>
        <w:t>(</w:t>
      </w:r>
      <w:r w:rsidRPr="003221A7">
        <w:t xml:space="preserve">new Fruits </w:t>
      </w:r>
      <w:r w:rsidRPr="003221A7">
        <w:rPr>
          <w:b/>
          <w:bCs/>
        </w:rPr>
        <w:t>(</w:t>
      </w:r>
      <w:r w:rsidRPr="003221A7">
        <w:t>"Grapes"</w:t>
      </w:r>
      <w:r w:rsidRPr="003221A7">
        <w:rPr>
          <w:b/>
          <w:bCs/>
        </w:rPr>
        <w:t>))</w:t>
      </w:r>
      <w:r w:rsidRPr="003221A7">
        <w:t>;</w:t>
      </w:r>
    </w:p>
    <w:p w14:paraId="516EF784" w14:textId="77777777" w:rsidR="003221A7" w:rsidRPr="003221A7" w:rsidRDefault="003221A7" w:rsidP="003221A7">
      <w:proofErr w:type="spellStart"/>
      <w:r w:rsidRPr="003221A7">
        <w:t>fruits_vec.add</w:t>
      </w:r>
      <w:proofErr w:type="spellEnd"/>
      <w:r w:rsidRPr="003221A7">
        <w:t xml:space="preserve"> </w:t>
      </w:r>
      <w:r w:rsidRPr="003221A7">
        <w:rPr>
          <w:b/>
          <w:bCs/>
        </w:rPr>
        <w:t>(</w:t>
      </w:r>
      <w:r w:rsidRPr="003221A7">
        <w:t xml:space="preserve">new Fruits </w:t>
      </w:r>
      <w:r w:rsidRPr="003221A7">
        <w:rPr>
          <w:b/>
          <w:bCs/>
        </w:rPr>
        <w:t>(</w:t>
      </w:r>
      <w:r w:rsidRPr="003221A7">
        <w:t>"Melon"</w:t>
      </w:r>
      <w:r w:rsidRPr="003221A7">
        <w:rPr>
          <w:b/>
          <w:bCs/>
        </w:rPr>
        <w:t>))</w:t>
      </w:r>
      <w:r w:rsidRPr="003221A7">
        <w:t>;</w:t>
      </w:r>
    </w:p>
    <w:p w14:paraId="291A6BA1" w14:textId="77777777" w:rsidR="003221A7" w:rsidRPr="003221A7" w:rsidRDefault="003221A7" w:rsidP="003221A7">
      <w:proofErr w:type="spellStart"/>
      <w:r w:rsidRPr="003221A7">
        <w:t>fruits_vec.add</w:t>
      </w:r>
      <w:proofErr w:type="spellEnd"/>
      <w:r w:rsidRPr="003221A7">
        <w:t xml:space="preserve"> </w:t>
      </w:r>
      <w:r w:rsidRPr="003221A7">
        <w:rPr>
          <w:b/>
          <w:bCs/>
        </w:rPr>
        <w:t>(</w:t>
      </w:r>
      <w:r w:rsidRPr="003221A7">
        <w:t xml:space="preserve">new Fruits </w:t>
      </w:r>
      <w:r w:rsidRPr="003221A7">
        <w:rPr>
          <w:b/>
          <w:bCs/>
        </w:rPr>
        <w:t>(</w:t>
      </w:r>
      <w:r w:rsidRPr="003221A7">
        <w:t>"Kiwi"</w:t>
      </w:r>
      <w:r w:rsidRPr="003221A7">
        <w:rPr>
          <w:b/>
          <w:bCs/>
        </w:rPr>
        <w:t>))</w:t>
      </w:r>
      <w:r w:rsidRPr="003221A7">
        <w:t>;</w:t>
      </w:r>
    </w:p>
    <w:p w14:paraId="759FCFCF" w14:textId="77777777" w:rsidR="003221A7" w:rsidRPr="003221A7" w:rsidRDefault="003221A7" w:rsidP="003221A7">
      <w:proofErr w:type="spellStart"/>
      <w:r w:rsidRPr="003221A7">
        <w:t>fruits_vec.add</w:t>
      </w:r>
      <w:proofErr w:type="spellEnd"/>
      <w:r w:rsidRPr="003221A7">
        <w:t xml:space="preserve"> </w:t>
      </w:r>
      <w:r w:rsidRPr="003221A7">
        <w:rPr>
          <w:b/>
          <w:bCs/>
        </w:rPr>
        <w:t>(</w:t>
      </w:r>
      <w:r w:rsidRPr="003221A7">
        <w:t xml:space="preserve">new Fruits </w:t>
      </w:r>
      <w:r w:rsidRPr="003221A7">
        <w:rPr>
          <w:b/>
          <w:bCs/>
        </w:rPr>
        <w:t>(</w:t>
      </w:r>
      <w:r w:rsidRPr="003221A7">
        <w:t>"Apple"</w:t>
      </w:r>
      <w:r w:rsidRPr="003221A7">
        <w:rPr>
          <w:b/>
          <w:bCs/>
        </w:rPr>
        <w:t>))</w:t>
      </w:r>
      <w:r w:rsidRPr="003221A7">
        <w:t>;</w:t>
      </w:r>
    </w:p>
    <w:p w14:paraId="0EF42D9D" w14:textId="77777777" w:rsidR="003221A7" w:rsidRPr="003221A7" w:rsidRDefault="003221A7" w:rsidP="003221A7">
      <w:r w:rsidRPr="003221A7">
        <w:lastRenderedPageBreak/>
        <w:t>//print current size and capacity of the vector</w:t>
      </w:r>
    </w:p>
    <w:p w14:paraId="4886ABCA" w14:textId="77777777" w:rsidR="003221A7" w:rsidRPr="003221A7" w:rsidRDefault="003221A7" w:rsidP="003221A7">
      <w:proofErr w:type="spellStart"/>
      <w:r w:rsidRPr="003221A7">
        <w:t>System.out.println</w:t>
      </w:r>
      <w:proofErr w:type="spellEnd"/>
      <w:r w:rsidRPr="003221A7">
        <w:t xml:space="preserve"> </w:t>
      </w:r>
      <w:r w:rsidRPr="003221A7">
        <w:rPr>
          <w:b/>
          <w:bCs/>
        </w:rPr>
        <w:t>(</w:t>
      </w:r>
      <w:r w:rsidRPr="003221A7">
        <w:t xml:space="preserve">"Vector Size: " + </w:t>
      </w:r>
      <w:proofErr w:type="spellStart"/>
      <w:r w:rsidRPr="003221A7">
        <w:t>fruits_</w:t>
      </w:r>
      <w:proofErr w:type="gramStart"/>
      <w:r w:rsidRPr="003221A7">
        <w:t>vec.size</w:t>
      </w:r>
      <w:proofErr w:type="spellEnd"/>
      <w:proofErr w:type="gramEnd"/>
      <w:r w:rsidRPr="003221A7">
        <w:t xml:space="preserve"> </w:t>
      </w:r>
      <w:r w:rsidRPr="003221A7">
        <w:rPr>
          <w:b/>
          <w:bCs/>
        </w:rPr>
        <w:t>())</w:t>
      </w:r>
      <w:r w:rsidRPr="003221A7">
        <w:t>;</w:t>
      </w:r>
    </w:p>
    <w:p w14:paraId="7179305B" w14:textId="77777777" w:rsidR="003221A7" w:rsidRPr="003221A7" w:rsidRDefault="003221A7" w:rsidP="003221A7">
      <w:proofErr w:type="spellStart"/>
      <w:r w:rsidRPr="003221A7">
        <w:t>System.out.println</w:t>
      </w:r>
      <w:proofErr w:type="spellEnd"/>
      <w:r w:rsidRPr="003221A7">
        <w:t xml:space="preserve"> </w:t>
      </w:r>
      <w:r w:rsidRPr="003221A7">
        <w:rPr>
          <w:b/>
          <w:bCs/>
        </w:rPr>
        <w:t>(</w:t>
      </w:r>
      <w:r w:rsidRPr="003221A7">
        <w:t xml:space="preserve">"Default Vector capacity increment: " + </w:t>
      </w:r>
      <w:proofErr w:type="spellStart"/>
      <w:r w:rsidRPr="003221A7">
        <w:t>fruits_</w:t>
      </w:r>
      <w:proofErr w:type="gramStart"/>
      <w:r w:rsidRPr="003221A7">
        <w:t>vec.capacity</w:t>
      </w:r>
      <w:proofErr w:type="spellEnd"/>
      <w:proofErr w:type="gramEnd"/>
      <w:r w:rsidRPr="003221A7">
        <w:t xml:space="preserve"> </w:t>
      </w:r>
      <w:r w:rsidRPr="003221A7">
        <w:rPr>
          <w:b/>
          <w:bCs/>
        </w:rPr>
        <w:t>())</w:t>
      </w:r>
      <w:r w:rsidRPr="003221A7">
        <w:t>;</w:t>
      </w:r>
    </w:p>
    <w:p w14:paraId="51411A4E" w14:textId="77777777" w:rsidR="003221A7" w:rsidRPr="003221A7" w:rsidRDefault="003221A7" w:rsidP="003221A7">
      <w:r w:rsidRPr="003221A7">
        <w:t>//add more elements to the vector</w:t>
      </w:r>
    </w:p>
    <w:p w14:paraId="499AF6EE" w14:textId="77777777" w:rsidR="003221A7" w:rsidRPr="003221A7" w:rsidRDefault="003221A7" w:rsidP="003221A7">
      <w:proofErr w:type="spellStart"/>
      <w:r w:rsidRPr="003221A7">
        <w:t>fruits_vec.add</w:t>
      </w:r>
      <w:proofErr w:type="spellEnd"/>
      <w:r w:rsidRPr="003221A7">
        <w:t xml:space="preserve"> </w:t>
      </w:r>
      <w:r w:rsidRPr="003221A7">
        <w:rPr>
          <w:b/>
          <w:bCs/>
        </w:rPr>
        <w:t>(</w:t>
      </w:r>
      <w:r w:rsidRPr="003221A7">
        <w:t xml:space="preserve">new Fruits </w:t>
      </w:r>
      <w:r w:rsidRPr="003221A7">
        <w:rPr>
          <w:b/>
          <w:bCs/>
        </w:rPr>
        <w:t>(</w:t>
      </w:r>
      <w:r w:rsidRPr="003221A7">
        <w:t>"Orange"</w:t>
      </w:r>
      <w:r w:rsidRPr="003221A7">
        <w:rPr>
          <w:b/>
          <w:bCs/>
        </w:rPr>
        <w:t>))</w:t>
      </w:r>
      <w:r w:rsidRPr="003221A7">
        <w:t>;</w:t>
      </w:r>
    </w:p>
    <w:p w14:paraId="58FFE512" w14:textId="77777777" w:rsidR="003221A7" w:rsidRPr="003221A7" w:rsidRDefault="003221A7" w:rsidP="003221A7">
      <w:proofErr w:type="spellStart"/>
      <w:r w:rsidRPr="003221A7">
        <w:t>fruits_vec.add</w:t>
      </w:r>
      <w:proofErr w:type="spellEnd"/>
      <w:r w:rsidRPr="003221A7">
        <w:t xml:space="preserve"> </w:t>
      </w:r>
      <w:r w:rsidRPr="003221A7">
        <w:rPr>
          <w:b/>
          <w:bCs/>
        </w:rPr>
        <w:t>(</w:t>
      </w:r>
      <w:r w:rsidRPr="003221A7">
        <w:t xml:space="preserve">new Fruits </w:t>
      </w:r>
      <w:r w:rsidRPr="003221A7">
        <w:rPr>
          <w:b/>
          <w:bCs/>
        </w:rPr>
        <w:t>(</w:t>
      </w:r>
      <w:r w:rsidRPr="003221A7">
        <w:t>"Mango"</w:t>
      </w:r>
      <w:r w:rsidRPr="003221A7">
        <w:rPr>
          <w:b/>
          <w:bCs/>
        </w:rPr>
        <w:t>))</w:t>
      </w:r>
      <w:r w:rsidRPr="003221A7">
        <w:t>;</w:t>
      </w:r>
    </w:p>
    <w:p w14:paraId="6C03D0DB" w14:textId="77777777" w:rsidR="003221A7" w:rsidRPr="003221A7" w:rsidRDefault="003221A7" w:rsidP="003221A7">
      <w:proofErr w:type="spellStart"/>
      <w:r w:rsidRPr="003221A7">
        <w:t>fruits_vec.add</w:t>
      </w:r>
      <w:proofErr w:type="spellEnd"/>
      <w:r w:rsidRPr="003221A7">
        <w:t xml:space="preserve"> </w:t>
      </w:r>
      <w:r w:rsidRPr="003221A7">
        <w:rPr>
          <w:b/>
          <w:bCs/>
        </w:rPr>
        <w:t>(</w:t>
      </w:r>
      <w:r w:rsidRPr="003221A7">
        <w:t xml:space="preserve">new Fruits </w:t>
      </w:r>
      <w:r w:rsidRPr="003221A7">
        <w:rPr>
          <w:b/>
          <w:bCs/>
        </w:rPr>
        <w:t>(</w:t>
      </w:r>
      <w:r w:rsidRPr="003221A7">
        <w:t>"Fig"</w:t>
      </w:r>
      <w:r w:rsidRPr="003221A7">
        <w:rPr>
          <w:b/>
          <w:bCs/>
        </w:rPr>
        <w:t>))</w:t>
      </w:r>
      <w:r w:rsidRPr="003221A7">
        <w:t>;</w:t>
      </w:r>
    </w:p>
    <w:p w14:paraId="69706249" w14:textId="77777777" w:rsidR="003221A7" w:rsidRPr="003221A7" w:rsidRDefault="003221A7" w:rsidP="003221A7">
      <w:r w:rsidRPr="003221A7">
        <w:t>//print current size and capacity again</w:t>
      </w:r>
    </w:p>
    <w:p w14:paraId="177766C2" w14:textId="77777777" w:rsidR="003221A7" w:rsidRPr="003221A7" w:rsidRDefault="003221A7" w:rsidP="003221A7">
      <w:proofErr w:type="spellStart"/>
      <w:r w:rsidRPr="003221A7">
        <w:t>System.out.println</w:t>
      </w:r>
      <w:proofErr w:type="spellEnd"/>
      <w:r w:rsidRPr="003221A7">
        <w:t xml:space="preserve"> </w:t>
      </w:r>
      <w:r w:rsidRPr="003221A7">
        <w:rPr>
          <w:b/>
          <w:bCs/>
        </w:rPr>
        <w:t>(</w:t>
      </w:r>
      <w:r w:rsidRPr="003221A7">
        <w:t xml:space="preserve">"Vector Size after addition: " + </w:t>
      </w:r>
      <w:proofErr w:type="spellStart"/>
      <w:r w:rsidRPr="003221A7">
        <w:t>fruits_</w:t>
      </w:r>
      <w:proofErr w:type="gramStart"/>
      <w:r w:rsidRPr="003221A7">
        <w:t>vec.size</w:t>
      </w:r>
      <w:proofErr w:type="spellEnd"/>
      <w:proofErr w:type="gramEnd"/>
      <w:r w:rsidRPr="003221A7">
        <w:t xml:space="preserve"> </w:t>
      </w:r>
      <w:r w:rsidRPr="003221A7">
        <w:rPr>
          <w:b/>
          <w:bCs/>
        </w:rPr>
        <w:t>())</w:t>
      </w:r>
      <w:r w:rsidRPr="003221A7">
        <w:t>;</w:t>
      </w:r>
    </w:p>
    <w:p w14:paraId="5AADEAF4" w14:textId="77777777" w:rsidR="003221A7" w:rsidRPr="003221A7" w:rsidRDefault="003221A7" w:rsidP="003221A7">
      <w:proofErr w:type="spellStart"/>
      <w:r w:rsidRPr="003221A7">
        <w:t>System.out.println</w:t>
      </w:r>
      <w:proofErr w:type="spellEnd"/>
      <w:r w:rsidRPr="003221A7">
        <w:t xml:space="preserve"> </w:t>
      </w:r>
      <w:r w:rsidRPr="003221A7">
        <w:rPr>
          <w:b/>
          <w:bCs/>
        </w:rPr>
        <w:t>(</w:t>
      </w:r>
      <w:r w:rsidRPr="003221A7">
        <w:t xml:space="preserve">"Vector Capacity after increment: " + </w:t>
      </w:r>
      <w:proofErr w:type="spellStart"/>
      <w:r w:rsidRPr="003221A7">
        <w:t>fruits_</w:t>
      </w:r>
      <w:proofErr w:type="gramStart"/>
      <w:r w:rsidRPr="003221A7">
        <w:t>vec.capacity</w:t>
      </w:r>
      <w:proofErr w:type="spellEnd"/>
      <w:proofErr w:type="gramEnd"/>
      <w:r w:rsidRPr="003221A7">
        <w:t xml:space="preserve"> </w:t>
      </w:r>
      <w:r w:rsidRPr="003221A7">
        <w:rPr>
          <w:b/>
          <w:bCs/>
        </w:rPr>
        <w:t>())</w:t>
      </w:r>
      <w:r w:rsidRPr="003221A7">
        <w:t>;</w:t>
      </w:r>
    </w:p>
    <w:p w14:paraId="5D1B819C" w14:textId="77777777" w:rsidR="003221A7" w:rsidRPr="003221A7" w:rsidRDefault="003221A7" w:rsidP="003221A7">
      <w:r w:rsidRPr="003221A7">
        <w:rPr>
          <w:b/>
          <w:bCs/>
        </w:rPr>
        <w:t>}</w:t>
      </w:r>
    </w:p>
    <w:p w14:paraId="034817E4" w14:textId="77777777" w:rsidR="003221A7" w:rsidRPr="003221A7" w:rsidRDefault="003221A7" w:rsidP="003221A7">
      <w:r w:rsidRPr="003221A7">
        <w:rPr>
          <w:b/>
          <w:bCs/>
        </w:rPr>
        <w:t>}</w:t>
      </w:r>
    </w:p>
    <w:p w14:paraId="7FC92D9D" w14:textId="77777777" w:rsidR="003221A7" w:rsidRPr="003221A7" w:rsidRDefault="003221A7" w:rsidP="003221A7">
      <w:r w:rsidRPr="003221A7">
        <w:rPr>
          <w:b/>
          <w:bCs/>
        </w:rPr>
        <w:t>Output:</w:t>
      </w:r>
    </w:p>
    <w:p w14:paraId="63E7CB2F" w14:textId="0B89D41E" w:rsidR="003221A7" w:rsidRPr="003221A7" w:rsidRDefault="003221A7" w:rsidP="003221A7">
      <w:r w:rsidRPr="003221A7">
        <w:rPr>
          <w:noProof/>
        </w:rPr>
        <w:drawing>
          <wp:inline distT="0" distB="0" distL="0" distR="0" wp14:anchorId="54042764" wp14:editId="0D68E0EE">
            <wp:extent cx="3878580" cy="960120"/>
            <wp:effectExtent l="0" t="0" r="7620" b="0"/>
            <wp:docPr id="1810128485" name="Picture 14" descr="Vector Collection Example with Complex Data typ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Vector Collection Example with Complex Data type in Jav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8580" cy="960120"/>
                    </a:xfrm>
                    <a:prstGeom prst="rect">
                      <a:avLst/>
                    </a:prstGeom>
                    <a:noFill/>
                    <a:ln>
                      <a:noFill/>
                    </a:ln>
                  </pic:spPr>
                </pic:pic>
              </a:graphicData>
            </a:graphic>
          </wp:inline>
        </w:drawing>
      </w:r>
    </w:p>
    <w:p w14:paraId="4E6AB140" w14:textId="77777777" w:rsidR="003221A7" w:rsidRPr="003221A7" w:rsidRDefault="003221A7" w:rsidP="003221A7">
      <w:pPr>
        <w:rPr>
          <w:b/>
          <w:bCs/>
        </w:rPr>
      </w:pPr>
      <w:r w:rsidRPr="003221A7">
        <w:rPr>
          <w:b/>
          <w:bCs/>
        </w:rPr>
        <w:t>Stack Collection in Java:</w:t>
      </w:r>
    </w:p>
    <w:p w14:paraId="6E1EC2A8" w14:textId="77777777" w:rsidR="003221A7" w:rsidRPr="003221A7" w:rsidRDefault="003221A7" w:rsidP="003221A7">
      <w:r w:rsidRPr="003221A7">
        <w:t xml:space="preserve">In Java, Stack is a class that falls under the Collection framework that extends the Vector class. The stack is a child class of Vector and implements List Interface. The stack stores a group of objects by using a mechanism called LIFO. LIFE stands for Last </w:t>
      </w:r>
      <w:proofErr w:type="gramStart"/>
      <w:r w:rsidRPr="003221A7">
        <w:t>In</w:t>
      </w:r>
      <w:proofErr w:type="gramEnd"/>
      <w:r w:rsidRPr="003221A7">
        <w:t xml:space="preserve"> First Out, which means the last inserted element deleted first.</w:t>
      </w:r>
    </w:p>
    <w:p w14:paraId="2D1EA224" w14:textId="77777777" w:rsidR="003221A7" w:rsidRPr="003221A7" w:rsidRDefault="003221A7" w:rsidP="003221A7">
      <w:r w:rsidRPr="003221A7">
        <w:t>The stack data structure has the two most important operations that are push and pop. The push operation inserts an element into the stack and the pop operation removes an element from the top of the stack.</w:t>
      </w:r>
    </w:p>
    <w:p w14:paraId="0B3F0357" w14:textId="3155F4E1" w:rsidR="003221A7" w:rsidRPr="003221A7" w:rsidRDefault="003221A7" w:rsidP="003221A7">
      <w:r w:rsidRPr="003221A7">
        <w:rPr>
          <w:noProof/>
        </w:rPr>
        <w:lastRenderedPageBreak/>
        <w:drawing>
          <wp:inline distT="0" distB="0" distL="0" distR="0" wp14:anchorId="3E681792" wp14:editId="7AC6A286">
            <wp:extent cx="4000500" cy="3276600"/>
            <wp:effectExtent l="0" t="0" r="0" b="0"/>
            <wp:docPr id="312693029" name="Picture 13" descr="Stack Collec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tack Collection in Jav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00500" cy="3276600"/>
                    </a:xfrm>
                    <a:prstGeom prst="rect">
                      <a:avLst/>
                    </a:prstGeom>
                    <a:noFill/>
                    <a:ln>
                      <a:noFill/>
                    </a:ln>
                  </pic:spPr>
                </pic:pic>
              </a:graphicData>
            </a:graphic>
          </wp:inline>
        </w:drawing>
      </w:r>
    </w:p>
    <w:p w14:paraId="0B6FE64B" w14:textId="77777777" w:rsidR="003221A7" w:rsidRPr="003221A7" w:rsidRDefault="003221A7" w:rsidP="003221A7">
      <w:r w:rsidRPr="003221A7">
        <w:rPr>
          <w:b/>
          <w:bCs/>
        </w:rPr>
        <w:t>Creation of Stack</w:t>
      </w:r>
      <w:r w:rsidRPr="003221A7">
        <w:br/>
      </w:r>
      <w:proofErr w:type="gramStart"/>
      <w:r w:rsidRPr="003221A7">
        <w:rPr>
          <w:b/>
          <w:bCs/>
        </w:rPr>
        <w:t>Syntax :</w:t>
      </w:r>
      <w:proofErr w:type="gramEnd"/>
      <w:r w:rsidRPr="003221A7">
        <w:rPr>
          <w:b/>
          <w:bCs/>
        </w:rPr>
        <w:t> Stack&lt;Type&gt; stacks = new Stack&lt;Type</w:t>
      </w:r>
      <w:proofErr w:type="gramStart"/>
      <w:r w:rsidRPr="003221A7">
        <w:rPr>
          <w:b/>
          <w:bCs/>
        </w:rPr>
        <w:t>&gt;(</w:t>
      </w:r>
      <w:proofErr w:type="gramEnd"/>
      <w:r w:rsidRPr="003221A7">
        <w:rPr>
          <w:b/>
          <w:bCs/>
        </w:rPr>
        <w:t>);</w:t>
      </w:r>
      <w:r w:rsidRPr="003221A7">
        <w:br/>
        <w:t>Here, Type indicates the Stack’s type.</w:t>
      </w:r>
    </w:p>
    <w:p w14:paraId="5EE27BDF" w14:textId="77777777" w:rsidR="003221A7" w:rsidRPr="003221A7" w:rsidRDefault="003221A7" w:rsidP="003221A7">
      <w:r w:rsidRPr="003221A7">
        <w:rPr>
          <w:b/>
          <w:bCs/>
        </w:rPr>
        <w:t>Stack Constructor</w:t>
      </w:r>
      <w:r w:rsidRPr="003221A7">
        <w:br/>
      </w:r>
      <w:r w:rsidRPr="003221A7">
        <w:rPr>
          <w:b/>
          <w:bCs/>
        </w:rPr>
        <w:t xml:space="preserve">public </w:t>
      </w:r>
      <w:proofErr w:type="gramStart"/>
      <w:r w:rsidRPr="003221A7">
        <w:rPr>
          <w:b/>
          <w:bCs/>
        </w:rPr>
        <w:t>Stack(</w:t>
      </w:r>
      <w:proofErr w:type="gramEnd"/>
      <w:r w:rsidRPr="003221A7">
        <w:rPr>
          <w:b/>
          <w:bCs/>
        </w:rPr>
        <w:t>)</w:t>
      </w:r>
      <w:r w:rsidRPr="003221A7">
        <w:br/>
        <w:t>The Stack class contains only the default constructor that creates an empty stack.</w:t>
      </w:r>
    </w:p>
    <w:p w14:paraId="31B715CB" w14:textId="77777777" w:rsidR="003221A7" w:rsidRPr="003221A7" w:rsidRDefault="003221A7" w:rsidP="003221A7">
      <w:pPr>
        <w:rPr>
          <w:b/>
          <w:bCs/>
        </w:rPr>
      </w:pPr>
      <w:r w:rsidRPr="003221A7">
        <w:rPr>
          <w:b/>
          <w:bCs/>
        </w:rPr>
        <w:t>Methods of Stack</w:t>
      </w:r>
    </w:p>
    <w:p w14:paraId="57CBE948" w14:textId="77777777" w:rsidR="003221A7" w:rsidRPr="003221A7" w:rsidRDefault="003221A7" w:rsidP="003221A7">
      <w:r w:rsidRPr="003221A7">
        <w:t xml:space="preserve">We can use all Collection Methods. We can also use legacy methods of Vector Class like </w:t>
      </w:r>
      <w:proofErr w:type="spellStart"/>
      <w:proofErr w:type="gramStart"/>
      <w:r w:rsidRPr="003221A7">
        <w:t>addElement</w:t>
      </w:r>
      <w:proofErr w:type="spellEnd"/>
      <w:r w:rsidRPr="003221A7">
        <w:t>(</w:t>
      </w:r>
      <w:proofErr w:type="gramEnd"/>
      <w:r w:rsidRPr="003221A7">
        <w:t xml:space="preserve">), </w:t>
      </w:r>
      <w:proofErr w:type="spellStart"/>
      <w:proofErr w:type="gramStart"/>
      <w:r w:rsidRPr="003221A7">
        <w:t>removeElement</w:t>
      </w:r>
      <w:proofErr w:type="spellEnd"/>
      <w:r w:rsidRPr="003221A7">
        <w:t>(</w:t>
      </w:r>
      <w:proofErr w:type="gramEnd"/>
      <w:r w:rsidRPr="003221A7">
        <w:t xml:space="preserve">), </w:t>
      </w:r>
      <w:proofErr w:type="spellStart"/>
      <w:proofErr w:type="gramStart"/>
      <w:r w:rsidRPr="003221A7">
        <w:t>setelementAt</w:t>
      </w:r>
      <w:proofErr w:type="spellEnd"/>
      <w:r w:rsidRPr="003221A7">
        <w:t>(</w:t>
      </w:r>
      <w:proofErr w:type="gramEnd"/>
      <w:r w:rsidRPr="003221A7">
        <w:t xml:space="preserve">), etc. But if we want to follow the LIFO </w:t>
      </w:r>
      <w:proofErr w:type="gramStart"/>
      <w:r w:rsidRPr="003221A7">
        <w:t>mechanism</w:t>
      </w:r>
      <w:proofErr w:type="gramEnd"/>
      <w:r w:rsidRPr="003221A7">
        <w:t xml:space="preserve"> we should use Stack methods like follows:</w:t>
      </w:r>
    </w:p>
    <w:p w14:paraId="44C15582" w14:textId="77777777" w:rsidR="003221A7" w:rsidRPr="003221A7" w:rsidRDefault="003221A7" w:rsidP="003221A7">
      <w:pPr>
        <w:numPr>
          <w:ilvl w:val="0"/>
          <w:numId w:val="5"/>
        </w:numPr>
      </w:pPr>
      <w:r w:rsidRPr="003221A7">
        <w:t xml:space="preserve">E </w:t>
      </w:r>
      <w:proofErr w:type="gramStart"/>
      <w:r w:rsidRPr="003221A7">
        <w:t>push(</w:t>
      </w:r>
      <w:proofErr w:type="gramEnd"/>
      <w:r w:rsidRPr="003221A7">
        <w:t xml:space="preserve">E </w:t>
      </w:r>
      <w:proofErr w:type="spellStart"/>
      <w:r w:rsidRPr="003221A7">
        <w:t>obj</w:t>
      </w:r>
      <w:proofErr w:type="spellEnd"/>
      <w:r w:rsidRPr="003221A7">
        <w:t>): This method will add new elements to the stack.</w:t>
      </w:r>
    </w:p>
    <w:p w14:paraId="47FA3AB6" w14:textId="77777777" w:rsidR="003221A7" w:rsidRPr="003221A7" w:rsidRDefault="003221A7" w:rsidP="003221A7">
      <w:pPr>
        <w:numPr>
          <w:ilvl w:val="0"/>
          <w:numId w:val="5"/>
        </w:numPr>
      </w:pPr>
      <w:r w:rsidRPr="003221A7">
        <w:t xml:space="preserve">E </w:t>
      </w:r>
      <w:proofErr w:type="gramStart"/>
      <w:r w:rsidRPr="003221A7">
        <w:t>pop(</w:t>
      </w:r>
      <w:proofErr w:type="gramEnd"/>
      <w:r w:rsidRPr="003221A7">
        <w:t>): This method deletes the top element available on Stack.</w:t>
      </w:r>
    </w:p>
    <w:p w14:paraId="65AB33D4" w14:textId="77777777" w:rsidR="003221A7" w:rsidRPr="003221A7" w:rsidRDefault="003221A7" w:rsidP="003221A7">
      <w:pPr>
        <w:numPr>
          <w:ilvl w:val="0"/>
          <w:numId w:val="5"/>
        </w:numPr>
      </w:pPr>
      <w:r w:rsidRPr="003221A7">
        <w:t xml:space="preserve">E </w:t>
      </w:r>
      <w:proofErr w:type="gramStart"/>
      <w:r w:rsidRPr="003221A7">
        <w:t>peek(</w:t>
      </w:r>
      <w:proofErr w:type="gramEnd"/>
      <w:r w:rsidRPr="003221A7">
        <w:t>): This method just returns the top element available on Stack.</w:t>
      </w:r>
    </w:p>
    <w:p w14:paraId="73F03271" w14:textId="77777777" w:rsidR="003221A7" w:rsidRPr="003221A7" w:rsidRDefault="003221A7" w:rsidP="003221A7">
      <w:pPr>
        <w:rPr>
          <w:b/>
          <w:bCs/>
        </w:rPr>
      </w:pPr>
      <w:r w:rsidRPr="003221A7">
        <w:rPr>
          <w:b/>
          <w:bCs/>
        </w:rPr>
        <w:t>Sample Program to demonstrate Stack Collection in Java</w:t>
      </w:r>
    </w:p>
    <w:p w14:paraId="60CBFE81" w14:textId="77777777" w:rsidR="003221A7" w:rsidRPr="003221A7" w:rsidRDefault="003221A7" w:rsidP="003221A7">
      <w:r w:rsidRPr="003221A7">
        <w:rPr>
          <w:b/>
          <w:bCs/>
        </w:rPr>
        <w:t>import</w:t>
      </w:r>
      <w:r w:rsidRPr="003221A7">
        <w:rPr>
          <w:i/>
          <w:iCs/>
        </w:rPr>
        <w:t xml:space="preserve"> </w:t>
      </w:r>
      <w:proofErr w:type="spellStart"/>
      <w:r w:rsidRPr="003221A7">
        <w:rPr>
          <w:i/>
          <w:iCs/>
        </w:rPr>
        <w:t>java.util</w:t>
      </w:r>
      <w:proofErr w:type="spellEnd"/>
      <w:r w:rsidRPr="003221A7">
        <w:rPr>
          <w:i/>
          <w:iCs/>
        </w:rPr>
        <w:t>.</w:t>
      </w:r>
      <w:r w:rsidRPr="003221A7">
        <w:t>*;</w:t>
      </w:r>
    </w:p>
    <w:p w14:paraId="0CEF729C" w14:textId="77777777" w:rsidR="003221A7" w:rsidRPr="003221A7" w:rsidRDefault="003221A7" w:rsidP="003221A7">
      <w:r w:rsidRPr="003221A7">
        <w:rPr>
          <w:b/>
          <w:bCs/>
        </w:rPr>
        <w:t>public</w:t>
      </w:r>
      <w:r w:rsidRPr="003221A7">
        <w:t xml:space="preserve"> </w:t>
      </w:r>
      <w:r w:rsidRPr="003221A7">
        <w:rPr>
          <w:b/>
          <w:bCs/>
        </w:rPr>
        <w:t>class</w:t>
      </w:r>
      <w:r w:rsidRPr="003221A7">
        <w:t xml:space="preserve"> StackDemo </w:t>
      </w:r>
      <w:r w:rsidRPr="003221A7">
        <w:rPr>
          <w:b/>
          <w:bCs/>
        </w:rPr>
        <w:t>{</w:t>
      </w:r>
    </w:p>
    <w:p w14:paraId="590C72AF" w14:textId="77777777" w:rsidR="003221A7" w:rsidRPr="003221A7" w:rsidRDefault="003221A7" w:rsidP="003221A7">
      <w:r w:rsidRPr="003221A7">
        <w:rPr>
          <w:b/>
          <w:bCs/>
        </w:rPr>
        <w:t>public</w:t>
      </w:r>
      <w:r w:rsidRPr="003221A7">
        <w:t xml:space="preserve"> </w:t>
      </w:r>
      <w:r w:rsidRPr="003221A7">
        <w:rPr>
          <w:b/>
          <w:bCs/>
        </w:rPr>
        <w:t>static</w:t>
      </w:r>
      <w:r w:rsidRPr="003221A7">
        <w:t xml:space="preserve"> </w:t>
      </w:r>
      <w:r w:rsidRPr="003221A7">
        <w:rPr>
          <w:b/>
          <w:bCs/>
        </w:rPr>
        <w:t>void</w:t>
      </w:r>
      <w:r w:rsidRPr="003221A7">
        <w:t xml:space="preserve"> </w:t>
      </w:r>
      <w:proofErr w:type="gramStart"/>
      <w:r w:rsidRPr="003221A7">
        <w:t>main</w:t>
      </w:r>
      <w:r w:rsidRPr="003221A7">
        <w:rPr>
          <w:b/>
          <w:bCs/>
        </w:rPr>
        <w:t>(String[</w:t>
      </w:r>
      <w:proofErr w:type="gramEnd"/>
      <w:r w:rsidRPr="003221A7">
        <w:rPr>
          <w:b/>
          <w:bCs/>
        </w:rPr>
        <w:t>]</w:t>
      </w:r>
      <w:r w:rsidRPr="003221A7">
        <w:t xml:space="preserve"> </w:t>
      </w:r>
      <w:proofErr w:type="spellStart"/>
      <w:r w:rsidRPr="003221A7">
        <w:t>args</w:t>
      </w:r>
      <w:proofErr w:type="spellEnd"/>
      <w:r w:rsidRPr="003221A7">
        <w:rPr>
          <w:b/>
          <w:bCs/>
        </w:rPr>
        <w:t>)</w:t>
      </w:r>
      <w:r w:rsidRPr="003221A7">
        <w:t xml:space="preserve"> </w:t>
      </w:r>
      <w:r w:rsidRPr="003221A7">
        <w:rPr>
          <w:b/>
          <w:bCs/>
        </w:rPr>
        <w:t>{</w:t>
      </w:r>
    </w:p>
    <w:p w14:paraId="4D987D43" w14:textId="77777777" w:rsidR="003221A7" w:rsidRPr="003221A7" w:rsidRDefault="003221A7" w:rsidP="003221A7">
      <w:r w:rsidRPr="003221A7">
        <w:t>Stack</w:t>
      </w:r>
      <w:r w:rsidRPr="003221A7">
        <w:rPr>
          <w:b/>
          <w:bCs/>
        </w:rPr>
        <w:t>&lt;Double&gt;</w:t>
      </w:r>
      <w:r w:rsidRPr="003221A7">
        <w:t xml:space="preserve"> s = new Stack</w:t>
      </w:r>
      <w:r w:rsidRPr="003221A7">
        <w:rPr>
          <w:b/>
          <w:bCs/>
        </w:rPr>
        <w:t>&lt;Double</w:t>
      </w:r>
      <w:proofErr w:type="gramStart"/>
      <w:r w:rsidRPr="003221A7">
        <w:rPr>
          <w:b/>
          <w:bCs/>
        </w:rPr>
        <w:t>&gt;(</w:t>
      </w:r>
      <w:proofErr w:type="gramEnd"/>
      <w:r w:rsidRPr="003221A7">
        <w:rPr>
          <w:b/>
          <w:bCs/>
        </w:rPr>
        <w:t>)</w:t>
      </w:r>
      <w:r w:rsidRPr="003221A7">
        <w:t>;</w:t>
      </w:r>
    </w:p>
    <w:p w14:paraId="6E0A5D70" w14:textId="77777777" w:rsidR="003221A7" w:rsidRPr="003221A7" w:rsidRDefault="003221A7" w:rsidP="003221A7">
      <w:proofErr w:type="spellStart"/>
      <w:proofErr w:type="gramStart"/>
      <w:r w:rsidRPr="003221A7">
        <w:t>s.push</w:t>
      </w:r>
      <w:proofErr w:type="spellEnd"/>
      <w:proofErr w:type="gramEnd"/>
      <w:r w:rsidRPr="003221A7">
        <w:rPr>
          <w:b/>
          <w:bCs/>
        </w:rPr>
        <w:t>(</w:t>
      </w:r>
      <w:r w:rsidRPr="003221A7">
        <w:t>10.2</w:t>
      </w:r>
      <w:r w:rsidRPr="003221A7">
        <w:rPr>
          <w:b/>
          <w:bCs/>
        </w:rPr>
        <w:t>)</w:t>
      </w:r>
      <w:r w:rsidRPr="003221A7">
        <w:t>;</w:t>
      </w:r>
    </w:p>
    <w:p w14:paraId="1EAF7352" w14:textId="77777777" w:rsidR="003221A7" w:rsidRPr="003221A7" w:rsidRDefault="003221A7" w:rsidP="003221A7">
      <w:proofErr w:type="spellStart"/>
      <w:proofErr w:type="gramStart"/>
      <w:r w:rsidRPr="003221A7">
        <w:t>s.push</w:t>
      </w:r>
      <w:proofErr w:type="spellEnd"/>
      <w:proofErr w:type="gramEnd"/>
      <w:r w:rsidRPr="003221A7">
        <w:rPr>
          <w:b/>
          <w:bCs/>
        </w:rPr>
        <w:t>(</w:t>
      </w:r>
      <w:r w:rsidRPr="003221A7">
        <w:t>50.2</w:t>
      </w:r>
      <w:r w:rsidRPr="003221A7">
        <w:rPr>
          <w:b/>
          <w:bCs/>
        </w:rPr>
        <w:t>)</w:t>
      </w:r>
      <w:r w:rsidRPr="003221A7">
        <w:t>;</w:t>
      </w:r>
    </w:p>
    <w:p w14:paraId="4BE7DE57" w14:textId="77777777" w:rsidR="003221A7" w:rsidRPr="003221A7" w:rsidRDefault="003221A7" w:rsidP="003221A7">
      <w:proofErr w:type="spellStart"/>
      <w:proofErr w:type="gramStart"/>
      <w:r w:rsidRPr="003221A7">
        <w:t>s.push</w:t>
      </w:r>
      <w:proofErr w:type="spellEnd"/>
      <w:proofErr w:type="gramEnd"/>
      <w:r w:rsidRPr="003221A7">
        <w:rPr>
          <w:b/>
          <w:bCs/>
        </w:rPr>
        <w:t>(</w:t>
      </w:r>
      <w:r w:rsidRPr="003221A7">
        <w:t>30.2</w:t>
      </w:r>
      <w:r w:rsidRPr="003221A7">
        <w:rPr>
          <w:b/>
          <w:bCs/>
        </w:rPr>
        <w:t>)</w:t>
      </w:r>
      <w:r w:rsidRPr="003221A7">
        <w:t>;</w:t>
      </w:r>
    </w:p>
    <w:p w14:paraId="1949895F" w14:textId="77777777" w:rsidR="003221A7" w:rsidRPr="003221A7" w:rsidRDefault="003221A7" w:rsidP="003221A7">
      <w:proofErr w:type="spellStart"/>
      <w:proofErr w:type="gramStart"/>
      <w:r w:rsidRPr="003221A7">
        <w:lastRenderedPageBreak/>
        <w:t>s.push</w:t>
      </w:r>
      <w:proofErr w:type="spellEnd"/>
      <w:proofErr w:type="gramEnd"/>
      <w:r w:rsidRPr="003221A7">
        <w:rPr>
          <w:b/>
          <w:bCs/>
        </w:rPr>
        <w:t>(</w:t>
      </w:r>
      <w:r w:rsidRPr="003221A7">
        <w:t>40.2</w:t>
      </w:r>
      <w:r w:rsidRPr="003221A7">
        <w:rPr>
          <w:b/>
          <w:bCs/>
        </w:rPr>
        <w:t>)</w:t>
      </w:r>
      <w:r w:rsidRPr="003221A7">
        <w:t>;</w:t>
      </w:r>
    </w:p>
    <w:p w14:paraId="3527CC37" w14:textId="77777777" w:rsidR="003221A7" w:rsidRPr="003221A7" w:rsidRDefault="003221A7" w:rsidP="003221A7">
      <w:proofErr w:type="spellStart"/>
      <w:proofErr w:type="gramStart"/>
      <w:r w:rsidRPr="003221A7">
        <w:t>s.push</w:t>
      </w:r>
      <w:proofErr w:type="spellEnd"/>
      <w:proofErr w:type="gramEnd"/>
      <w:r w:rsidRPr="003221A7">
        <w:rPr>
          <w:b/>
          <w:bCs/>
        </w:rPr>
        <w:t>(</w:t>
      </w:r>
      <w:r w:rsidRPr="003221A7">
        <w:t>70.2</w:t>
      </w:r>
      <w:r w:rsidRPr="003221A7">
        <w:rPr>
          <w:b/>
          <w:bCs/>
        </w:rPr>
        <w:t>)</w:t>
      </w:r>
      <w:r w:rsidRPr="003221A7">
        <w:t>;</w:t>
      </w:r>
    </w:p>
    <w:p w14:paraId="52D2377D" w14:textId="77777777" w:rsidR="003221A7" w:rsidRPr="003221A7" w:rsidRDefault="003221A7" w:rsidP="003221A7">
      <w:proofErr w:type="spellStart"/>
      <w:r w:rsidRPr="003221A7">
        <w:t>System.out.println</w:t>
      </w:r>
      <w:proofErr w:type="spellEnd"/>
      <w:r w:rsidRPr="003221A7">
        <w:rPr>
          <w:b/>
          <w:bCs/>
        </w:rPr>
        <w:t>(</w:t>
      </w:r>
      <w:r w:rsidRPr="003221A7">
        <w:t>s</w:t>
      </w:r>
      <w:r w:rsidRPr="003221A7">
        <w:rPr>
          <w:b/>
          <w:bCs/>
        </w:rPr>
        <w:t>)</w:t>
      </w:r>
      <w:r w:rsidRPr="003221A7">
        <w:t>;</w:t>
      </w:r>
    </w:p>
    <w:p w14:paraId="65A7AA9F" w14:textId="77777777" w:rsidR="003221A7" w:rsidRPr="003221A7" w:rsidRDefault="003221A7" w:rsidP="003221A7">
      <w:proofErr w:type="spellStart"/>
      <w:r w:rsidRPr="003221A7">
        <w:t>System.out.println</w:t>
      </w:r>
      <w:proofErr w:type="spellEnd"/>
      <w:r w:rsidRPr="003221A7">
        <w:rPr>
          <w:b/>
          <w:bCs/>
        </w:rPr>
        <w:t>(</w:t>
      </w:r>
      <w:proofErr w:type="spellStart"/>
      <w:proofErr w:type="gramStart"/>
      <w:r w:rsidRPr="003221A7">
        <w:t>s.pop</w:t>
      </w:r>
      <w:proofErr w:type="spellEnd"/>
      <w:r w:rsidRPr="003221A7">
        <w:rPr>
          <w:b/>
          <w:bCs/>
        </w:rPr>
        <w:t>(</w:t>
      </w:r>
      <w:proofErr w:type="gramEnd"/>
      <w:r w:rsidRPr="003221A7">
        <w:rPr>
          <w:b/>
          <w:bCs/>
        </w:rPr>
        <w:t>))</w:t>
      </w:r>
      <w:r w:rsidRPr="003221A7">
        <w:t>;</w:t>
      </w:r>
    </w:p>
    <w:p w14:paraId="6C498B66" w14:textId="77777777" w:rsidR="003221A7" w:rsidRPr="003221A7" w:rsidRDefault="003221A7" w:rsidP="003221A7">
      <w:proofErr w:type="spellStart"/>
      <w:r w:rsidRPr="003221A7">
        <w:t>System.out.println</w:t>
      </w:r>
      <w:proofErr w:type="spellEnd"/>
      <w:r w:rsidRPr="003221A7">
        <w:rPr>
          <w:b/>
          <w:bCs/>
        </w:rPr>
        <w:t>(</w:t>
      </w:r>
      <w:r w:rsidRPr="003221A7">
        <w:t>s</w:t>
      </w:r>
      <w:r w:rsidRPr="003221A7">
        <w:rPr>
          <w:b/>
          <w:bCs/>
        </w:rPr>
        <w:t>)</w:t>
      </w:r>
      <w:r w:rsidRPr="003221A7">
        <w:t>;</w:t>
      </w:r>
    </w:p>
    <w:p w14:paraId="5C75A8A3" w14:textId="77777777" w:rsidR="003221A7" w:rsidRPr="003221A7" w:rsidRDefault="003221A7" w:rsidP="003221A7">
      <w:proofErr w:type="spellStart"/>
      <w:r w:rsidRPr="003221A7">
        <w:t>System.out.println</w:t>
      </w:r>
      <w:proofErr w:type="spellEnd"/>
      <w:r w:rsidRPr="003221A7">
        <w:rPr>
          <w:b/>
          <w:bCs/>
        </w:rPr>
        <w:t>(</w:t>
      </w:r>
      <w:proofErr w:type="spellStart"/>
      <w:proofErr w:type="gramStart"/>
      <w:r w:rsidRPr="003221A7">
        <w:t>s.peek</w:t>
      </w:r>
      <w:proofErr w:type="spellEnd"/>
      <w:proofErr w:type="gramEnd"/>
      <w:r w:rsidRPr="003221A7">
        <w:rPr>
          <w:b/>
          <w:bCs/>
        </w:rPr>
        <w:t>())</w:t>
      </w:r>
      <w:r w:rsidRPr="003221A7">
        <w:t>;</w:t>
      </w:r>
    </w:p>
    <w:p w14:paraId="28D3544D" w14:textId="77777777" w:rsidR="003221A7" w:rsidRPr="003221A7" w:rsidRDefault="003221A7" w:rsidP="003221A7">
      <w:proofErr w:type="spellStart"/>
      <w:r w:rsidRPr="003221A7">
        <w:t>System.out.println</w:t>
      </w:r>
      <w:proofErr w:type="spellEnd"/>
      <w:r w:rsidRPr="003221A7">
        <w:rPr>
          <w:b/>
          <w:bCs/>
        </w:rPr>
        <w:t>(</w:t>
      </w:r>
      <w:r w:rsidRPr="003221A7">
        <w:t>s</w:t>
      </w:r>
      <w:r w:rsidRPr="003221A7">
        <w:rPr>
          <w:b/>
          <w:bCs/>
        </w:rPr>
        <w:t>)</w:t>
      </w:r>
      <w:r w:rsidRPr="003221A7">
        <w:t>;</w:t>
      </w:r>
    </w:p>
    <w:p w14:paraId="4E55D4B4" w14:textId="77777777" w:rsidR="003221A7" w:rsidRPr="003221A7" w:rsidRDefault="003221A7" w:rsidP="003221A7">
      <w:r w:rsidRPr="003221A7">
        <w:rPr>
          <w:b/>
          <w:bCs/>
        </w:rPr>
        <w:t>}</w:t>
      </w:r>
    </w:p>
    <w:p w14:paraId="4DCDE936" w14:textId="77777777" w:rsidR="003221A7" w:rsidRPr="003221A7" w:rsidRDefault="003221A7" w:rsidP="003221A7">
      <w:r w:rsidRPr="003221A7">
        <w:rPr>
          <w:b/>
          <w:bCs/>
        </w:rPr>
        <w:t>}</w:t>
      </w:r>
    </w:p>
    <w:p w14:paraId="6F78A511" w14:textId="77777777" w:rsidR="003221A7" w:rsidRPr="003221A7" w:rsidRDefault="003221A7" w:rsidP="003221A7">
      <w:r w:rsidRPr="003221A7">
        <w:rPr>
          <w:b/>
          <w:bCs/>
        </w:rPr>
        <w:t>Output:</w:t>
      </w:r>
    </w:p>
    <w:p w14:paraId="02615EF6" w14:textId="1CEA571A" w:rsidR="003221A7" w:rsidRPr="003221A7" w:rsidRDefault="003221A7" w:rsidP="003221A7">
      <w:r w:rsidRPr="003221A7">
        <w:rPr>
          <w:noProof/>
        </w:rPr>
        <w:drawing>
          <wp:inline distT="0" distB="0" distL="0" distR="0" wp14:anchorId="3A5D19A0" wp14:editId="6B32F4E8">
            <wp:extent cx="3261360" cy="1287780"/>
            <wp:effectExtent l="0" t="0" r="0" b="7620"/>
            <wp:docPr id="967133000" name="Picture 12" descr="Example to demonstrate Stack Collection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Example to demonstrate Stack Collection in Jav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61360" cy="1287780"/>
                    </a:xfrm>
                    <a:prstGeom prst="rect">
                      <a:avLst/>
                    </a:prstGeom>
                    <a:noFill/>
                    <a:ln>
                      <a:noFill/>
                    </a:ln>
                  </pic:spPr>
                </pic:pic>
              </a:graphicData>
            </a:graphic>
          </wp:inline>
        </w:drawing>
      </w:r>
    </w:p>
    <w:p w14:paraId="6C84B87D" w14:textId="77777777" w:rsidR="003221A7" w:rsidRPr="003221A7" w:rsidRDefault="003221A7" w:rsidP="003221A7">
      <w:pPr>
        <w:rPr>
          <w:ins w:id="0" w:author="Unknown"/>
        </w:rPr>
      </w:pPr>
      <w:ins w:id="1" w:author="Unknown">
        <w:r w:rsidRPr="003221A7">
          <w:t>Discover more</w:t>
        </w:r>
      </w:ins>
    </w:p>
    <w:p w14:paraId="3AA68B4C" w14:textId="77777777" w:rsidR="003221A7" w:rsidRPr="003221A7" w:rsidRDefault="003221A7" w:rsidP="003221A7">
      <w:pPr>
        <w:rPr>
          <w:ins w:id="2" w:author="Unknown"/>
        </w:rPr>
      </w:pPr>
      <w:ins w:id="3" w:author="Unknown">
        <w:r w:rsidRPr="003221A7">
          <w:t>Computer programming</w:t>
        </w:r>
      </w:ins>
    </w:p>
    <w:p w14:paraId="223AC524" w14:textId="77777777" w:rsidR="003221A7" w:rsidRPr="003221A7" w:rsidRDefault="003221A7" w:rsidP="003221A7">
      <w:pPr>
        <w:rPr>
          <w:ins w:id="4" w:author="Unknown"/>
        </w:rPr>
      </w:pPr>
      <w:ins w:id="5" w:author="Unknown">
        <w:r w:rsidRPr="003221A7">
          <w:t>Web development services</w:t>
        </w:r>
      </w:ins>
    </w:p>
    <w:p w14:paraId="43A9CA73" w14:textId="77777777" w:rsidR="003221A7" w:rsidRPr="003221A7" w:rsidRDefault="003221A7" w:rsidP="003221A7">
      <w:pPr>
        <w:rPr>
          <w:ins w:id="6" w:author="Unknown"/>
        </w:rPr>
      </w:pPr>
      <w:ins w:id="7" w:author="Unknown">
        <w:r w:rsidRPr="003221A7">
          <w:t>Cloud hosting services AWS Azure</w:t>
        </w:r>
      </w:ins>
    </w:p>
    <w:p w14:paraId="63C8657B" w14:textId="77777777" w:rsidR="003221A7" w:rsidRPr="003221A7" w:rsidRDefault="003221A7" w:rsidP="003221A7">
      <w:pPr>
        <w:rPr>
          <w:ins w:id="8" w:author="Unknown"/>
        </w:rPr>
      </w:pPr>
      <w:ins w:id="9" w:author="Unknown">
        <w:r w:rsidRPr="003221A7">
          <w:t>NET Core bootcamp</w:t>
        </w:r>
      </w:ins>
    </w:p>
    <w:p w14:paraId="19EA195F" w14:textId="77777777" w:rsidR="003221A7" w:rsidRPr="003221A7" w:rsidRDefault="003221A7" w:rsidP="003221A7">
      <w:pPr>
        <w:rPr>
          <w:ins w:id="10" w:author="Unknown"/>
        </w:rPr>
      </w:pPr>
      <w:ins w:id="11" w:author="Unknown">
        <w:r w:rsidRPr="003221A7">
          <w:t>Java development resources</w:t>
        </w:r>
      </w:ins>
    </w:p>
    <w:p w14:paraId="44DC0463" w14:textId="77777777" w:rsidR="003221A7" w:rsidRPr="003221A7" w:rsidRDefault="003221A7" w:rsidP="003221A7">
      <w:pPr>
        <w:rPr>
          <w:ins w:id="12" w:author="Unknown"/>
        </w:rPr>
      </w:pPr>
      <w:ins w:id="13" w:author="Unknown">
        <w:r w:rsidRPr="003221A7">
          <w:t>ASP NET MVC training</w:t>
        </w:r>
      </w:ins>
    </w:p>
    <w:p w14:paraId="47A1309E" w14:textId="77777777" w:rsidR="003221A7" w:rsidRPr="003221A7" w:rsidRDefault="003221A7" w:rsidP="003221A7">
      <w:pPr>
        <w:rPr>
          <w:ins w:id="14" w:author="Unknown"/>
        </w:rPr>
      </w:pPr>
      <w:ins w:id="15" w:author="Unknown">
        <w:r w:rsidRPr="003221A7">
          <w:t>software</w:t>
        </w:r>
      </w:ins>
    </w:p>
    <w:p w14:paraId="0DD2F165" w14:textId="77777777" w:rsidR="003221A7" w:rsidRPr="003221A7" w:rsidRDefault="003221A7" w:rsidP="003221A7">
      <w:pPr>
        <w:rPr>
          <w:ins w:id="16" w:author="Unknown"/>
        </w:rPr>
      </w:pPr>
      <w:ins w:id="17" w:author="Unknown">
        <w:r w:rsidRPr="003221A7">
          <w:t>platform</w:t>
        </w:r>
      </w:ins>
    </w:p>
    <w:p w14:paraId="70837AEB" w14:textId="77777777" w:rsidR="003221A7" w:rsidRPr="003221A7" w:rsidRDefault="003221A7" w:rsidP="003221A7">
      <w:pPr>
        <w:rPr>
          <w:ins w:id="18" w:author="Unknown"/>
        </w:rPr>
      </w:pPr>
      <w:ins w:id="19" w:author="Unknown">
        <w:r w:rsidRPr="003221A7">
          <w:t>Angular JS course</w:t>
        </w:r>
      </w:ins>
    </w:p>
    <w:p w14:paraId="7F0F714B" w14:textId="77777777" w:rsidR="003221A7" w:rsidRPr="003221A7" w:rsidRDefault="003221A7" w:rsidP="003221A7">
      <w:pPr>
        <w:rPr>
          <w:ins w:id="20" w:author="Unknown"/>
        </w:rPr>
      </w:pPr>
      <w:ins w:id="21" w:author="Unknown">
        <w:r w:rsidRPr="003221A7">
          <w:t>C# advanced features</w:t>
        </w:r>
      </w:ins>
    </w:p>
    <w:p w14:paraId="0E7A480E" w14:textId="77777777" w:rsidR="003221A7" w:rsidRPr="003221A7" w:rsidRDefault="003221A7" w:rsidP="003221A7">
      <w:pPr>
        <w:rPr>
          <w:b/>
          <w:bCs/>
        </w:rPr>
      </w:pPr>
      <w:r w:rsidRPr="003221A7">
        <w:rPr>
          <w:b/>
          <w:bCs/>
        </w:rPr>
        <w:t>Stack Example with Complex Data type in Java</w:t>
      </w:r>
    </w:p>
    <w:p w14:paraId="042AF3AB" w14:textId="77777777" w:rsidR="003221A7" w:rsidRPr="003221A7" w:rsidRDefault="003221A7" w:rsidP="003221A7">
      <w:r w:rsidRPr="003221A7">
        <w:rPr>
          <w:b/>
          <w:bCs/>
        </w:rPr>
        <w:t>import</w:t>
      </w:r>
      <w:r w:rsidRPr="003221A7">
        <w:rPr>
          <w:i/>
          <w:iCs/>
        </w:rPr>
        <w:t xml:space="preserve"> </w:t>
      </w:r>
      <w:proofErr w:type="spellStart"/>
      <w:r w:rsidRPr="003221A7">
        <w:rPr>
          <w:i/>
          <w:iCs/>
        </w:rPr>
        <w:t>java.util</w:t>
      </w:r>
      <w:proofErr w:type="spellEnd"/>
      <w:r w:rsidRPr="003221A7">
        <w:rPr>
          <w:i/>
          <w:iCs/>
        </w:rPr>
        <w:t>.</w:t>
      </w:r>
      <w:r w:rsidRPr="003221A7">
        <w:t>*;</w:t>
      </w:r>
    </w:p>
    <w:p w14:paraId="7ED28B88" w14:textId="77777777" w:rsidR="003221A7" w:rsidRPr="003221A7" w:rsidRDefault="003221A7" w:rsidP="003221A7">
      <w:r w:rsidRPr="003221A7">
        <w:rPr>
          <w:b/>
          <w:bCs/>
        </w:rPr>
        <w:t>class</w:t>
      </w:r>
      <w:r w:rsidRPr="003221A7">
        <w:t xml:space="preserve"> Sports</w:t>
      </w:r>
    </w:p>
    <w:p w14:paraId="6E3FEB3F" w14:textId="77777777" w:rsidR="003221A7" w:rsidRPr="003221A7" w:rsidRDefault="003221A7" w:rsidP="003221A7">
      <w:r w:rsidRPr="003221A7">
        <w:rPr>
          <w:b/>
          <w:bCs/>
        </w:rPr>
        <w:t>{</w:t>
      </w:r>
    </w:p>
    <w:p w14:paraId="2530C00E" w14:textId="77777777" w:rsidR="003221A7" w:rsidRPr="003221A7" w:rsidRDefault="003221A7" w:rsidP="003221A7">
      <w:r w:rsidRPr="003221A7">
        <w:rPr>
          <w:b/>
          <w:bCs/>
        </w:rPr>
        <w:t>String</w:t>
      </w:r>
      <w:r w:rsidRPr="003221A7">
        <w:t xml:space="preserve"> name;</w:t>
      </w:r>
    </w:p>
    <w:p w14:paraId="5A44AFC7" w14:textId="77777777" w:rsidR="003221A7" w:rsidRPr="003221A7" w:rsidRDefault="003221A7" w:rsidP="003221A7">
      <w:r w:rsidRPr="003221A7">
        <w:lastRenderedPageBreak/>
        <w:t xml:space="preserve">Sports </w:t>
      </w:r>
      <w:r w:rsidRPr="003221A7">
        <w:rPr>
          <w:b/>
          <w:bCs/>
        </w:rPr>
        <w:t>(String</w:t>
      </w:r>
      <w:r w:rsidRPr="003221A7">
        <w:t xml:space="preserve"> </w:t>
      </w:r>
      <w:proofErr w:type="spellStart"/>
      <w:r w:rsidRPr="003221A7">
        <w:t>na</w:t>
      </w:r>
      <w:proofErr w:type="spellEnd"/>
      <w:r w:rsidRPr="003221A7">
        <w:rPr>
          <w:b/>
          <w:bCs/>
        </w:rPr>
        <w:t>)</w:t>
      </w:r>
    </w:p>
    <w:p w14:paraId="18184534" w14:textId="77777777" w:rsidR="003221A7" w:rsidRPr="003221A7" w:rsidRDefault="003221A7" w:rsidP="003221A7">
      <w:r w:rsidRPr="003221A7">
        <w:rPr>
          <w:b/>
          <w:bCs/>
        </w:rPr>
        <w:t>{</w:t>
      </w:r>
    </w:p>
    <w:p w14:paraId="7623A28C" w14:textId="77777777" w:rsidR="003221A7" w:rsidRPr="003221A7" w:rsidRDefault="003221A7" w:rsidP="003221A7">
      <w:r w:rsidRPr="003221A7">
        <w:t xml:space="preserve">name = </w:t>
      </w:r>
      <w:proofErr w:type="spellStart"/>
      <w:r w:rsidRPr="003221A7">
        <w:t>na</w:t>
      </w:r>
      <w:proofErr w:type="spellEnd"/>
      <w:r w:rsidRPr="003221A7">
        <w:t>;</w:t>
      </w:r>
    </w:p>
    <w:p w14:paraId="501FB9B6" w14:textId="77777777" w:rsidR="003221A7" w:rsidRPr="003221A7" w:rsidRDefault="003221A7" w:rsidP="003221A7">
      <w:r w:rsidRPr="003221A7">
        <w:rPr>
          <w:b/>
          <w:bCs/>
        </w:rPr>
        <w:t>}</w:t>
      </w:r>
    </w:p>
    <w:p w14:paraId="6C2467D6" w14:textId="77777777" w:rsidR="003221A7" w:rsidRPr="003221A7" w:rsidRDefault="003221A7" w:rsidP="003221A7">
      <w:r w:rsidRPr="003221A7">
        <w:rPr>
          <w:b/>
          <w:bCs/>
        </w:rPr>
        <w:t>String</w:t>
      </w:r>
      <w:r w:rsidRPr="003221A7">
        <w:t xml:space="preserve"> </w:t>
      </w:r>
      <w:proofErr w:type="spellStart"/>
      <w:r w:rsidRPr="003221A7">
        <w:t>getData</w:t>
      </w:r>
      <w:proofErr w:type="spellEnd"/>
      <w:r w:rsidRPr="003221A7">
        <w:t xml:space="preserve"> </w:t>
      </w:r>
      <w:r w:rsidRPr="003221A7">
        <w:rPr>
          <w:b/>
          <w:bCs/>
        </w:rPr>
        <w:t>()</w:t>
      </w:r>
    </w:p>
    <w:p w14:paraId="4BB06C16" w14:textId="77777777" w:rsidR="003221A7" w:rsidRPr="003221A7" w:rsidRDefault="003221A7" w:rsidP="003221A7">
      <w:r w:rsidRPr="003221A7">
        <w:rPr>
          <w:b/>
          <w:bCs/>
        </w:rPr>
        <w:t>{</w:t>
      </w:r>
    </w:p>
    <w:p w14:paraId="4A2F5ED5" w14:textId="77777777" w:rsidR="003221A7" w:rsidRPr="003221A7" w:rsidRDefault="003221A7" w:rsidP="003221A7">
      <w:r w:rsidRPr="003221A7">
        <w:rPr>
          <w:b/>
          <w:bCs/>
        </w:rPr>
        <w:t>return</w:t>
      </w:r>
      <w:r w:rsidRPr="003221A7">
        <w:t xml:space="preserve"> "</w:t>
      </w:r>
      <w:proofErr w:type="gramStart"/>
      <w:r w:rsidRPr="003221A7">
        <w:t>Name :</w:t>
      </w:r>
      <w:proofErr w:type="gramEnd"/>
      <w:r w:rsidRPr="003221A7">
        <w:t xml:space="preserve"> " + name;</w:t>
      </w:r>
    </w:p>
    <w:p w14:paraId="1655FF3A" w14:textId="77777777" w:rsidR="003221A7" w:rsidRPr="003221A7" w:rsidRDefault="003221A7" w:rsidP="003221A7">
      <w:r w:rsidRPr="003221A7">
        <w:rPr>
          <w:b/>
          <w:bCs/>
        </w:rPr>
        <w:t>}</w:t>
      </w:r>
    </w:p>
    <w:p w14:paraId="7C2D127B" w14:textId="77777777" w:rsidR="003221A7" w:rsidRPr="003221A7" w:rsidRDefault="003221A7" w:rsidP="003221A7">
      <w:r w:rsidRPr="003221A7">
        <w:rPr>
          <w:b/>
          <w:bCs/>
        </w:rPr>
        <w:t>}</w:t>
      </w:r>
    </w:p>
    <w:p w14:paraId="682B04A6" w14:textId="77777777" w:rsidR="003221A7" w:rsidRPr="003221A7" w:rsidRDefault="003221A7" w:rsidP="003221A7">
      <w:r w:rsidRPr="003221A7">
        <w:rPr>
          <w:b/>
          <w:bCs/>
        </w:rPr>
        <w:t>class</w:t>
      </w:r>
      <w:r w:rsidRPr="003221A7">
        <w:t xml:space="preserve"> StackDemo</w:t>
      </w:r>
    </w:p>
    <w:p w14:paraId="555E39D5" w14:textId="77777777" w:rsidR="003221A7" w:rsidRPr="003221A7" w:rsidRDefault="003221A7" w:rsidP="003221A7">
      <w:r w:rsidRPr="003221A7">
        <w:rPr>
          <w:b/>
          <w:bCs/>
        </w:rPr>
        <w:t>{</w:t>
      </w:r>
    </w:p>
    <w:p w14:paraId="1ADD7EF1" w14:textId="77777777" w:rsidR="003221A7" w:rsidRPr="003221A7" w:rsidRDefault="003221A7" w:rsidP="003221A7">
      <w:r w:rsidRPr="003221A7">
        <w:rPr>
          <w:b/>
          <w:bCs/>
        </w:rPr>
        <w:t>public</w:t>
      </w:r>
      <w:r w:rsidRPr="003221A7">
        <w:t xml:space="preserve"> </w:t>
      </w:r>
      <w:r w:rsidRPr="003221A7">
        <w:rPr>
          <w:b/>
          <w:bCs/>
        </w:rPr>
        <w:t>static</w:t>
      </w:r>
      <w:r w:rsidRPr="003221A7">
        <w:t xml:space="preserve"> </w:t>
      </w:r>
      <w:r w:rsidRPr="003221A7">
        <w:rPr>
          <w:b/>
          <w:bCs/>
        </w:rPr>
        <w:t>void</w:t>
      </w:r>
      <w:r w:rsidRPr="003221A7">
        <w:t xml:space="preserve"> main </w:t>
      </w:r>
      <w:r w:rsidRPr="003221A7">
        <w:rPr>
          <w:b/>
          <w:bCs/>
        </w:rPr>
        <w:t>(String</w:t>
      </w:r>
      <w:proofErr w:type="gramStart"/>
      <w:r w:rsidRPr="003221A7">
        <w:rPr>
          <w:b/>
          <w:bCs/>
        </w:rPr>
        <w:t>[]</w:t>
      </w:r>
      <w:proofErr w:type="spellStart"/>
      <w:r w:rsidRPr="003221A7">
        <w:t>args</w:t>
      </w:r>
      <w:proofErr w:type="spellEnd"/>
      <w:proofErr w:type="gramEnd"/>
      <w:r w:rsidRPr="003221A7">
        <w:rPr>
          <w:b/>
          <w:bCs/>
        </w:rPr>
        <w:t>)</w:t>
      </w:r>
    </w:p>
    <w:p w14:paraId="3E5B9FDE" w14:textId="77777777" w:rsidR="003221A7" w:rsidRPr="003221A7" w:rsidRDefault="003221A7" w:rsidP="003221A7">
      <w:r w:rsidRPr="003221A7">
        <w:rPr>
          <w:b/>
          <w:bCs/>
        </w:rPr>
        <w:t>{</w:t>
      </w:r>
    </w:p>
    <w:p w14:paraId="5C10E9F4" w14:textId="77777777" w:rsidR="003221A7" w:rsidRPr="003221A7" w:rsidRDefault="003221A7" w:rsidP="003221A7">
      <w:r w:rsidRPr="003221A7">
        <w:t xml:space="preserve">Stack </w:t>
      </w:r>
      <w:r w:rsidRPr="003221A7">
        <w:rPr>
          <w:b/>
          <w:bCs/>
        </w:rPr>
        <w:t>&lt;</w:t>
      </w:r>
      <w:r w:rsidRPr="003221A7">
        <w:t xml:space="preserve"> Sports </w:t>
      </w:r>
      <w:r w:rsidRPr="003221A7">
        <w:rPr>
          <w:b/>
          <w:bCs/>
        </w:rPr>
        <w:t>&gt;</w:t>
      </w:r>
      <w:r w:rsidRPr="003221A7">
        <w:t xml:space="preserve"> stack = new Stack </w:t>
      </w:r>
      <w:r w:rsidRPr="003221A7">
        <w:rPr>
          <w:b/>
          <w:bCs/>
        </w:rPr>
        <w:t>&lt;</w:t>
      </w:r>
      <w:r w:rsidRPr="003221A7">
        <w:t xml:space="preserve"> Sports </w:t>
      </w:r>
      <w:r w:rsidRPr="003221A7">
        <w:rPr>
          <w:b/>
          <w:bCs/>
        </w:rPr>
        <w:t>&gt;</w:t>
      </w:r>
      <w:r w:rsidRPr="003221A7">
        <w:t xml:space="preserve"> </w:t>
      </w:r>
      <w:r w:rsidRPr="003221A7">
        <w:rPr>
          <w:b/>
          <w:bCs/>
        </w:rPr>
        <w:t>()</w:t>
      </w:r>
      <w:r w:rsidRPr="003221A7">
        <w:t>;</w:t>
      </w:r>
    </w:p>
    <w:p w14:paraId="0FEC1B79" w14:textId="77777777" w:rsidR="003221A7" w:rsidRPr="003221A7" w:rsidRDefault="003221A7" w:rsidP="003221A7">
      <w:r w:rsidRPr="003221A7">
        <w:t xml:space="preserve">Sports s1 = new Sports </w:t>
      </w:r>
      <w:r w:rsidRPr="003221A7">
        <w:rPr>
          <w:b/>
          <w:bCs/>
        </w:rPr>
        <w:t>(</w:t>
      </w:r>
      <w:r w:rsidRPr="003221A7">
        <w:t>"Cricket"</w:t>
      </w:r>
      <w:r w:rsidRPr="003221A7">
        <w:rPr>
          <w:b/>
          <w:bCs/>
        </w:rPr>
        <w:t>)</w:t>
      </w:r>
      <w:r w:rsidRPr="003221A7">
        <w:t>;</w:t>
      </w:r>
    </w:p>
    <w:p w14:paraId="6FE69EA9" w14:textId="77777777" w:rsidR="003221A7" w:rsidRPr="003221A7" w:rsidRDefault="003221A7" w:rsidP="003221A7">
      <w:r w:rsidRPr="003221A7">
        <w:t xml:space="preserve">Sports s2 = new Sports </w:t>
      </w:r>
      <w:r w:rsidRPr="003221A7">
        <w:rPr>
          <w:b/>
          <w:bCs/>
        </w:rPr>
        <w:t>(</w:t>
      </w:r>
      <w:r w:rsidRPr="003221A7">
        <w:t>"Football"</w:t>
      </w:r>
      <w:r w:rsidRPr="003221A7">
        <w:rPr>
          <w:b/>
          <w:bCs/>
        </w:rPr>
        <w:t>)</w:t>
      </w:r>
      <w:r w:rsidRPr="003221A7">
        <w:t>;</w:t>
      </w:r>
    </w:p>
    <w:p w14:paraId="7D61B1F3" w14:textId="77777777" w:rsidR="003221A7" w:rsidRPr="003221A7" w:rsidRDefault="003221A7" w:rsidP="003221A7">
      <w:r w:rsidRPr="003221A7">
        <w:t xml:space="preserve">Sports s3 = new Sports </w:t>
      </w:r>
      <w:r w:rsidRPr="003221A7">
        <w:rPr>
          <w:b/>
          <w:bCs/>
        </w:rPr>
        <w:t>(</w:t>
      </w:r>
      <w:r w:rsidRPr="003221A7">
        <w:t>"Basketball"</w:t>
      </w:r>
      <w:r w:rsidRPr="003221A7">
        <w:rPr>
          <w:b/>
          <w:bCs/>
        </w:rPr>
        <w:t>)</w:t>
      </w:r>
      <w:r w:rsidRPr="003221A7">
        <w:t>;</w:t>
      </w:r>
    </w:p>
    <w:p w14:paraId="27F4C186" w14:textId="77777777" w:rsidR="003221A7" w:rsidRPr="003221A7" w:rsidRDefault="003221A7" w:rsidP="003221A7">
      <w:r w:rsidRPr="003221A7">
        <w:t xml:space="preserve">Sports s4 = new Sports </w:t>
      </w:r>
      <w:r w:rsidRPr="003221A7">
        <w:rPr>
          <w:b/>
          <w:bCs/>
        </w:rPr>
        <w:t>(</w:t>
      </w:r>
      <w:r w:rsidRPr="003221A7">
        <w:t>"Table Tennis"</w:t>
      </w:r>
      <w:r w:rsidRPr="003221A7">
        <w:rPr>
          <w:b/>
          <w:bCs/>
        </w:rPr>
        <w:t>)</w:t>
      </w:r>
      <w:r w:rsidRPr="003221A7">
        <w:t>;</w:t>
      </w:r>
    </w:p>
    <w:p w14:paraId="73B0EA19" w14:textId="77777777" w:rsidR="003221A7" w:rsidRPr="003221A7" w:rsidRDefault="003221A7" w:rsidP="003221A7">
      <w:r w:rsidRPr="003221A7">
        <w:t xml:space="preserve">Sports s5 = new Sports </w:t>
      </w:r>
      <w:r w:rsidRPr="003221A7">
        <w:rPr>
          <w:b/>
          <w:bCs/>
        </w:rPr>
        <w:t>(</w:t>
      </w:r>
      <w:r w:rsidRPr="003221A7">
        <w:t>"Badminton"</w:t>
      </w:r>
      <w:r w:rsidRPr="003221A7">
        <w:rPr>
          <w:b/>
          <w:bCs/>
        </w:rPr>
        <w:t>)</w:t>
      </w:r>
      <w:r w:rsidRPr="003221A7">
        <w:t>;</w:t>
      </w:r>
    </w:p>
    <w:p w14:paraId="6511B8AA" w14:textId="77777777" w:rsidR="003221A7" w:rsidRPr="003221A7" w:rsidRDefault="003221A7" w:rsidP="003221A7">
      <w:proofErr w:type="spellStart"/>
      <w:proofErr w:type="gramStart"/>
      <w:r w:rsidRPr="003221A7">
        <w:t>stack.push</w:t>
      </w:r>
      <w:proofErr w:type="spellEnd"/>
      <w:proofErr w:type="gramEnd"/>
      <w:r w:rsidRPr="003221A7">
        <w:t xml:space="preserve"> </w:t>
      </w:r>
      <w:r w:rsidRPr="003221A7">
        <w:rPr>
          <w:b/>
          <w:bCs/>
        </w:rPr>
        <w:t>(</w:t>
      </w:r>
      <w:r w:rsidRPr="003221A7">
        <w:t>s1</w:t>
      </w:r>
      <w:r w:rsidRPr="003221A7">
        <w:rPr>
          <w:b/>
          <w:bCs/>
        </w:rPr>
        <w:t>)</w:t>
      </w:r>
      <w:r w:rsidRPr="003221A7">
        <w:t xml:space="preserve">; </w:t>
      </w:r>
    </w:p>
    <w:p w14:paraId="73E64E10" w14:textId="77777777" w:rsidR="003221A7" w:rsidRPr="003221A7" w:rsidRDefault="003221A7" w:rsidP="003221A7">
      <w:proofErr w:type="spellStart"/>
      <w:proofErr w:type="gramStart"/>
      <w:r w:rsidRPr="003221A7">
        <w:t>stack.push</w:t>
      </w:r>
      <w:proofErr w:type="spellEnd"/>
      <w:proofErr w:type="gramEnd"/>
      <w:r w:rsidRPr="003221A7">
        <w:t xml:space="preserve"> </w:t>
      </w:r>
      <w:r w:rsidRPr="003221A7">
        <w:rPr>
          <w:b/>
          <w:bCs/>
        </w:rPr>
        <w:t>(</w:t>
      </w:r>
      <w:r w:rsidRPr="003221A7">
        <w:t>s2</w:t>
      </w:r>
      <w:r w:rsidRPr="003221A7">
        <w:rPr>
          <w:b/>
          <w:bCs/>
        </w:rPr>
        <w:t>)</w:t>
      </w:r>
      <w:r w:rsidRPr="003221A7">
        <w:t xml:space="preserve">; </w:t>
      </w:r>
    </w:p>
    <w:p w14:paraId="654DA2C3" w14:textId="77777777" w:rsidR="003221A7" w:rsidRPr="003221A7" w:rsidRDefault="003221A7" w:rsidP="003221A7">
      <w:proofErr w:type="spellStart"/>
      <w:proofErr w:type="gramStart"/>
      <w:r w:rsidRPr="003221A7">
        <w:t>stack.push</w:t>
      </w:r>
      <w:proofErr w:type="spellEnd"/>
      <w:proofErr w:type="gramEnd"/>
      <w:r w:rsidRPr="003221A7">
        <w:t xml:space="preserve"> </w:t>
      </w:r>
      <w:r w:rsidRPr="003221A7">
        <w:rPr>
          <w:b/>
          <w:bCs/>
        </w:rPr>
        <w:t>(</w:t>
      </w:r>
      <w:r w:rsidRPr="003221A7">
        <w:t>s3</w:t>
      </w:r>
      <w:r w:rsidRPr="003221A7">
        <w:rPr>
          <w:b/>
          <w:bCs/>
        </w:rPr>
        <w:t>)</w:t>
      </w:r>
      <w:r w:rsidRPr="003221A7">
        <w:t xml:space="preserve">; </w:t>
      </w:r>
    </w:p>
    <w:p w14:paraId="6E6A02DB" w14:textId="77777777" w:rsidR="003221A7" w:rsidRPr="003221A7" w:rsidRDefault="003221A7" w:rsidP="003221A7">
      <w:proofErr w:type="spellStart"/>
      <w:proofErr w:type="gramStart"/>
      <w:r w:rsidRPr="003221A7">
        <w:t>stack.push</w:t>
      </w:r>
      <w:proofErr w:type="spellEnd"/>
      <w:proofErr w:type="gramEnd"/>
      <w:r w:rsidRPr="003221A7">
        <w:t xml:space="preserve"> </w:t>
      </w:r>
      <w:r w:rsidRPr="003221A7">
        <w:rPr>
          <w:b/>
          <w:bCs/>
        </w:rPr>
        <w:t>(</w:t>
      </w:r>
      <w:r w:rsidRPr="003221A7">
        <w:t>s4</w:t>
      </w:r>
      <w:r w:rsidRPr="003221A7">
        <w:rPr>
          <w:b/>
          <w:bCs/>
        </w:rPr>
        <w:t>)</w:t>
      </w:r>
      <w:r w:rsidRPr="003221A7">
        <w:t>;</w:t>
      </w:r>
    </w:p>
    <w:p w14:paraId="73FC7A99" w14:textId="77777777" w:rsidR="003221A7" w:rsidRPr="003221A7" w:rsidRDefault="003221A7" w:rsidP="003221A7">
      <w:proofErr w:type="spellStart"/>
      <w:proofErr w:type="gramStart"/>
      <w:r w:rsidRPr="003221A7">
        <w:t>stack.push</w:t>
      </w:r>
      <w:proofErr w:type="spellEnd"/>
      <w:proofErr w:type="gramEnd"/>
      <w:r w:rsidRPr="003221A7">
        <w:t xml:space="preserve"> </w:t>
      </w:r>
      <w:r w:rsidRPr="003221A7">
        <w:rPr>
          <w:b/>
          <w:bCs/>
        </w:rPr>
        <w:t>(</w:t>
      </w:r>
      <w:r w:rsidRPr="003221A7">
        <w:t>s5</w:t>
      </w:r>
      <w:r w:rsidRPr="003221A7">
        <w:rPr>
          <w:b/>
          <w:bCs/>
        </w:rPr>
        <w:t>)</w:t>
      </w:r>
      <w:r w:rsidRPr="003221A7">
        <w:t xml:space="preserve">; </w:t>
      </w:r>
    </w:p>
    <w:p w14:paraId="37F84747" w14:textId="77777777" w:rsidR="003221A7" w:rsidRPr="003221A7" w:rsidRDefault="003221A7" w:rsidP="003221A7">
      <w:proofErr w:type="spellStart"/>
      <w:r w:rsidRPr="003221A7">
        <w:t>stack.pop</w:t>
      </w:r>
      <w:proofErr w:type="spellEnd"/>
      <w:r w:rsidRPr="003221A7">
        <w:t xml:space="preserve"> </w:t>
      </w:r>
      <w:r w:rsidRPr="003221A7">
        <w:rPr>
          <w:b/>
          <w:bCs/>
        </w:rPr>
        <w:t>()</w:t>
      </w:r>
      <w:r w:rsidRPr="003221A7">
        <w:t xml:space="preserve">; </w:t>
      </w:r>
    </w:p>
    <w:p w14:paraId="4AD346D5" w14:textId="77777777" w:rsidR="003221A7" w:rsidRPr="003221A7" w:rsidRDefault="003221A7" w:rsidP="003221A7">
      <w:proofErr w:type="spellStart"/>
      <w:r w:rsidRPr="003221A7">
        <w:t>stack.pop</w:t>
      </w:r>
      <w:proofErr w:type="spellEnd"/>
      <w:r w:rsidRPr="003221A7">
        <w:t xml:space="preserve"> </w:t>
      </w:r>
      <w:r w:rsidRPr="003221A7">
        <w:rPr>
          <w:b/>
          <w:bCs/>
        </w:rPr>
        <w:t>()</w:t>
      </w:r>
      <w:r w:rsidRPr="003221A7">
        <w:t xml:space="preserve">; </w:t>
      </w:r>
    </w:p>
    <w:p w14:paraId="265143A1" w14:textId="77777777" w:rsidR="003221A7" w:rsidRPr="003221A7" w:rsidRDefault="003221A7" w:rsidP="003221A7">
      <w:r w:rsidRPr="003221A7">
        <w:t>// Returns the number of elements present in the stack</w:t>
      </w:r>
    </w:p>
    <w:p w14:paraId="169C40B2" w14:textId="77777777" w:rsidR="003221A7" w:rsidRPr="003221A7" w:rsidRDefault="003221A7" w:rsidP="003221A7">
      <w:proofErr w:type="spellStart"/>
      <w:r w:rsidRPr="003221A7">
        <w:t>System.out.println</w:t>
      </w:r>
      <w:proofErr w:type="spellEnd"/>
      <w:r w:rsidRPr="003221A7">
        <w:t xml:space="preserve"> </w:t>
      </w:r>
      <w:r w:rsidRPr="003221A7">
        <w:rPr>
          <w:b/>
          <w:bCs/>
        </w:rPr>
        <w:t>(</w:t>
      </w:r>
      <w:r w:rsidRPr="003221A7">
        <w:t xml:space="preserve">"Stack size is " + </w:t>
      </w:r>
      <w:proofErr w:type="spellStart"/>
      <w:proofErr w:type="gramStart"/>
      <w:r w:rsidRPr="003221A7">
        <w:t>stack.size</w:t>
      </w:r>
      <w:proofErr w:type="spellEnd"/>
      <w:proofErr w:type="gramEnd"/>
      <w:r w:rsidRPr="003221A7">
        <w:t xml:space="preserve"> </w:t>
      </w:r>
      <w:r w:rsidRPr="003221A7">
        <w:rPr>
          <w:b/>
          <w:bCs/>
        </w:rPr>
        <w:t>())</w:t>
      </w:r>
      <w:r w:rsidRPr="003221A7">
        <w:t>;</w:t>
      </w:r>
    </w:p>
    <w:p w14:paraId="036AB1E7" w14:textId="77777777" w:rsidR="003221A7" w:rsidRPr="003221A7" w:rsidRDefault="003221A7" w:rsidP="003221A7">
      <w:r w:rsidRPr="003221A7">
        <w:t>// check if stack is empty</w:t>
      </w:r>
    </w:p>
    <w:p w14:paraId="2F37981A" w14:textId="77777777" w:rsidR="003221A7" w:rsidRPr="003221A7" w:rsidRDefault="003221A7" w:rsidP="003221A7">
      <w:r w:rsidRPr="003221A7">
        <w:rPr>
          <w:b/>
          <w:bCs/>
        </w:rPr>
        <w:t>if</w:t>
      </w:r>
      <w:r w:rsidRPr="003221A7">
        <w:t xml:space="preserve"> </w:t>
      </w:r>
      <w:r w:rsidRPr="003221A7">
        <w:rPr>
          <w:b/>
          <w:bCs/>
        </w:rPr>
        <w:t>(</w:t>
      </w:r>
      <w:proofErr w:type="spellStart"/>
      <w:proofErr w:type="gramStart"/>
      <w:r w:rsidRPr="003221A7">
        <w:t>stack.empty</w:t>
      </w:r>
      <w:proofErr w:type="spellEnd"/>
      <w:proofErr w:type="gramEnd"/>
      <w:r w:rsidRPr="003221A7">
        <w:t xml:space="preserve"> </w:t>
      </w:r>
      <w:r w:rsidRPr="003221A7">
        <w:rPr>
          <w:b/>
          <w:bCs/>
        </w:rPr>
        <w:t>())</w:t>
      </w:r>
    </w:p>
    <w:p w14:paraId="02D2E53B" w14:textId="77777777" w:rsidR="003221A7" w:rsidRPr="003221A7" w:rsidRDefault="003221A7" w:rsidP="003221A7">
      <w:proofErr w:type="spellStart"/>
      <w:r w:rsidRPr="003221A7">
        <w:t>System.out.println</w:t>
      </w:r>
      <w:proofErr w:type="spellEnd"/>
      <w:r w:rsidRPr="003221A7">
        <w:t xml:space="preserve"> </w:t>
      </w:r>
      <w:r w:rsidRPr="003221A7">
        <w:rPr>
          <w:b/>
          <w:bCs/>
        </w:rPr>
        <w:t>(</w:t>
      </w:r>
      <w:r w:rsidRPr="003221A7">
        <w:t>"Stack is Empty"</w:t>
      </w:r>
      <w:r w:rsidRPr="003221A7">
        <w:rPr>
          <w:b/>
          <w:bCs/>
        </w:rPr>
        <w:t>)</w:t>
      </w:r>
      <w:r w:rsidRPr="003221A7">
        <w:t>;</w:t>
      </w:r>
    </w:p>
    <w:p w14:paraId="6FB0BC5B" w14:textId="77777777" w:rsidR="003221A7" w:rsidRPr="003221A7" w:rsidRDefault="003221A7" w:rsidP="003221A7">
      <w:r w:rsidRPr="003221A7">
        <w:rPr>
          <w:b/>
          <w:bCs/>
        </w:rPr>
        <w:lastRenderedPageBreak/>
        <w:t>else</w:t>
      </w:r>
    </w:p>
    <w:p w14:paraId="6A36EA8A" w14:textId="77777777" w:rsidR="003221A7" w:rsidRPr="003221A7" w:rsidRDefault="003221A7" w:rsidP="003221A7">
      <w:proofErr w:type="spellStart"/>
      <w:r w:rsidRPr="003221A7">
        <w:t>System.out.println</w:t>
      </w:r>
      <w:proofErr w:type="spellEnd"/>
      <w:r w:rsidRPr="003221A7">
        <w:t xml:space="preserve"> </w:t>
      </w:r>
      <w:r w:rsidRPr="003221A7">
        <w:rPr>
          <w:b/>
          <w:bCs/>
        </w:rPr>
        <w:t>(</w:t>
      </w:r>
      <w:r w:rsidRPr="003221A7">
        <w:t>"Stack is not Empty"</w:t>
      </w:r>
      <w:r w:rsidRPr="003221A7">
        <w:rPr>
          <w:b/>
          <w:bCs/>
        </w:rPr>
        <w:t>)</w:t>
      </w:r>
      <w:r w:rsidRPr="003221A7">
        <w:t>;</w:t>
      </w:r>
    </w:p>
    <w:p w14:paraId="57D0AE3C" w14:textId="77777777" w:rsidR="003221A7" w:rsidRPr="003221A7" w:rsidRDefault="003221A7" w:rsidP="003221A7">
      <w:r w:rsidRPr="003221A7">
        <w:rPr>
          <w:b/>
          <w:bCs/>
        </w:rPr>
        <w:t>}</w:t>
      </w:r>
    </w:p>
    <w:p w14:paraId="7BB92888" w14:textId="77777777" w:rsidR="003221A7" w:rsidRPr="003221A7" w:rsidRDefault="003221A7" w:rsidP="003221A7">
      <w:r w:rsidRPr="003221A7">
        <w:rPr>
          <w:b/>
          <w:bCs/>
        </w:rPr>
        <w:t>}</w:t>
      </w:r>
    </w:p>
    <w:p w14:paraId="0954E976" w14:textId="77777777" w:rsidR="003221A7" w:rsidRPr="003221A7" w:rsidRDefault="003221A7" w:rsidP="003221A7">
      <w:r w:rsidRPr="003221A7">
        <w:rPr>
          <w:b/>
          <w:bCs/>
        </w:rPr>
        <w:t>Output:</w:t>
      </w:r>
    </w:p>
    <w:p w14:paraId="198D17AE" w14:textId="043F1863" w:rsidR="003221A7" w:rsidRPr="003221A7" w:rsidRDefault="003221A7" w:rsidP="003221A7">
      <w:r w:rsidRPr="003221A7">
        <w:rPr>
          <w:noProof/>
        </w:rPr>
        <w:drawing>
          <wp:inline distT="0" distB="0" distL="0" distR="0" wp14:anchorId="20ACE3F2" wp14:editId="3968CAF6">
            <wp:extent cx="2065020" cy="563880"/>
            <wp:effectExtent l="0" t="0" r="0" b="7620"/>
            <wp:docPr id="1447799046" name="Picture 11" descr="Stack Example with Complex Data typ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tack Example with Complex Data type in Jav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065020" cy="563880"/>
                    </a:xfrm>
                    <a:prstGeom prst="rect">
                      <a:avLst/>
                    </a:prstGeom>
                    <a:noFill/>
                    <a:ln>
                      <a:noFill/>
                    </a:ln>
                  </pic:spPr>
                </pic:pic>
              </a:graphicData>
            </a:graphic>
          </wp:inline>
        </w:drawing>
      </w:r>
    </w:p>
    <w:p w14:paraId="54D23072" w14:textId="77777777" w:rsidR="003221A7" w:rsidRPr="003221A7" w:rsidRDefault="003221A7" w:rsidP="003221A7">
      <w:pPr>
        <w:rPr>
          <w:b/>
          <w:bCs/>
        </w:rPr>
      </w:pPr>
      <w:r w:rsidRPr="003221A7">
        <w:rPr>
          <w:b/>
          <w:bCs/>
        </w:rPr>
        <w:t xml:space="preserve">Comparison Between </w:t>
      </w:r>
      <w:proofErr w:type="spellStart"/>
      <w:r w:rsidRPr="003221A7">
        <w:rPr>
          <w:b/>
          <w:bCs/>
        </w:rPr>
        <w:t>ArrayList</w:t>
      </w:r>
      <w:proofErr w:type="spellEnd"/>
      <w:r w:rsidRPr="003221A7">
        <w:rPr>
          <w:b/>
          <w:bCs/>
        </w:rPr>
        <w:t>, LinkedList, Vector, and Stack in Java</w:t>
      </w:r>
    </w:p>
    <w:p w14:paraId="3AB20462" w14:textId="04B08812" w:rsidR="00786CB5" w:rsidRDefault="003221A7">
      <w:r w:rsidRPr="003221A7">
        <w:rPr>
          <w:noProof/>
        </w:rPr>
        <w:drawing>
          <wp:inline distT="0" distB="0" distL="0" distR="0" wp14:anchorId="0360D4C3" wp14:editId="13F13B4B">
            <wp:extent cx="5731510" cy="1774190"/>
            <wp:effectExtent l="0" t="0" r="2540" b="0"/>
            <wp:docPr id="186035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357606" name=""/>
                    <pic:cNvPicPr/>
                  </pic:nvPicPr>
                  <pic:blipFill>
                    <a:blip r:embed="rId15"/>
                    <a:stretch>
                      <a:fillRect/>
                    </a:stretch>
                  </pic:blipFill>
                  <pic:spPr>
                    <a:xfrm>
                      <a:off x="0" y="0"/>
                      <a:ext cx="5731510" cy="1774190"/>
                    </a:xfrm>
                    <a:prstGeom prst="rect">
                      <a:avLst/>
                    </a:prstGeom>
                  </pic:spPr>
                </pic:pic>
              </a:graphicData>
            </a:graphic>
          </wp:inline>
        </w:drawing>
      </w:r>
    </w:p>
    <w:p w14:paraId="3753B7AD" w14:textId="77777777" w:rsidR="00F17422" w:rsidRDefault="00F1742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1277"/>
        <w:gridCol w:w="1471"/>
        <w:gridCol w:w="2224"/>
        <w:gridCol w:w="1750"/>
      </w:tblGrid>
      <w:tr w:rsidR="00F17422" w:rsidRPr="00F17422" w14:paraId="0E5DFCAF" w14:textId="77777777">
        <w:trPr>
          <w:tblHeader/>
          <w:tblCellSpacing w:w="15" w:type="dxa"/>
        </w:trPr>
        <w:tc>
          <w:tcPr>
            <w:tcW w:w="0" w:type="auto"/>
            <w:vAlign w:val="center"/>
            <w:hideMark/>
          </w:tcPr>
          <w:p w14:paraId="3AB6C808" w14:textId="77777777" w:rsidR="00F17422" w:rsidRPr="00F17422" w:rsidRDefault="00F17422" w:rsidP="00F17422">
            <w:pPr>
              <w:rPr>
                <w:b/>
                <w:bCs/>
              </w:rPr>
            </w:pPr>
            <w:r w:rsidRPr="00F17422">
              <w:rPr>
                <w:b/>
                <w:bCs/>
              </w:rPr>
              <w:t>Operation</w:t>
            </w:r>
          </w:p>
        </w:tc>
        <w:tc>
          <w:tcPr>
            <w:tcW w:w="0" w:type="auto"/>
            <w:vAlign w:val="center"/>
            <w:hideMark/>
          </w:tcPr>
          <w:p w14:paraId="1124B426" w14:textId="77777777" w:rsidR="00F17422" w:rsidRPr="00F17422" w:rsidRDefault="00F17422" w:rsidP="00F17422">
            <w:pPr>
              <w:rPr>
                <w:b/>
                <w:bCs/>
              </w:rPr>
            </w:pPr>
            <w:proofErr w:type="spellStart"/>
            <w:r w:rsidRPr="00F17422">
              <w:rPr>
                <w:b/>
                <w:bCs/>
              </w:rPr>
              <w:t>ArrayList</w:t>
            </w:r>
            <w:proofErr w:type="spellEnd"/>
          </w:p>
        </w:tc>
        <w:tc>
          <w:tcPr>
            <w:tcW w:w="0" w:type="auto"/>
            <w:vAlign w:val="center"/>
            <w:hideMark/>
          </w:tcPr>
          <w:p w14:paraId="481FD618" w14:textId="585CB64B" w:rsidR="00F17422" w:rsidRPr="00F17422" w:rsidRDefault="00F17422" w:rsidP="00F17422">
            <w:pPr>
              <w:rPr>
                <w:b/>
                <w:bCs/>
              </w:rPr>
            </w:pPr>
            <w:r w:rsidRPr="00F17422">
              <w:rPr>
                <w:b/>
                <w:bCs/>
              </w:rPr>
              <w:t>LinkedList</w:t>
            </w:r>
          </w:p>
        </w:tc>
        <w:tc>
          <w:tcPr>
            <w:tcW w:w="0" w:type="auto"/>
            <w:vAlign w:val="center"/>
            <w:hideMark/>
          </w:tcPr>
          <w:p w14:paraId="08652AB8" w14:textId="77777777" w:rsidR="00F17422" w:rsidRPr="00F17422" w:rsidRDefault="00F17422" w:rsidP="00F17422">
            <w:pPr>
              <w:rPr>
                <w:b/>
                <w:bCs/>
              </w:rPr>
            </w:pPr>
            <w:r w:rsidRPr="00F17422">
              <w:rPr>
                <w:b/>
                <w:bCs/>
              </w:rPr>
              <w:t>Vector</w:t>
            </w:r>
          </w:p>
        </w:tc>
        <w:tc>
          <w:tcPr>
            <w:tcW w:w="0" w:type="auto"/>
            <w:vAlign w:val="center"/>
            <w:hideMark/>
          </w:tcPr>
          <w:p w14:paraId="2C2479B6" w14:textId="77777777" w:rsidR="00F17422" w:rsidRPr="00F17422" w:rsidRDefault="00F17422" w:rsidP="00F17422">
            <w:pPr>
              <w:rPr>
                <w:b/>
                <w:bCs/>
              </w:rPr>
            </w:pPr>
            <w:r w:rsidRPr="00F17422">
              <w:rPr>
                <w:b/>
                <w:bCs/>
              </w:rPr>
              <w:t>Stack</w:t>
            </w:r>
          </w:p>
        </w:tc>
      </w:tr>
      <w:tr w:rsidR="00F17422" w:rsidRPr="00F17422" w14:paraId="5D0FF220" w14:textId="77777777">
        <w:trPr>
          <w:tblCellSpacing w:w="15" w:type="dxa"/>
        </w:trPr>
        <w:tc>
          <w:tcPr>
            <w:tcW w:w="0" w:type="auto"/>
            <w:vAlign w:val="center"/>
            <w:hideMark/>
          </w:tcPr>
          <w:p w14:paraId="46B37694" w14:textId="77777777" w:rsidR="00F17422" w:rsidRPr="00F17422" w:rsidRDefault="00F17422" w:rsidP="00F17422">
            <w:r w:rsidRPr="00F17422">
              <w:t>Get by index get(</w:t>
            </w:r>
            <w:proofErr w:type="spellStart"/>
            <w:r w:rsidRPr="00F17422">
              <w:t>i</w:t>
            </w:r>
            <w:proofErr w:type="spellEnd"/>
            <w:r w:rsidRPr="00F17422">
              <w:t>)</w:t>
            </w:r>
          </w:p>
        </w:tc>
        <w:tc>
          <w:tcPr>
            <w:tcW w:w="0" w:type="auto"/>
            <w:vAlign w:val="center"/>
            <w:hideMark/>
          </w:tcPr>
          <w:p w14:paraId="6DD8DDA9" w14:textId="77777777" w:rsidR="00F17422" w:rsidRPr="00F17422" w:rsidRDefault="00F17422" w:rsidP="00F17422">
            <w:r w:rsidRPr="00F17422">
              <w:rPr>
                <w:rFonts w:ascii="Segoe UI Emoji" w:hAnsi="Segoe UI Emoji" w:cs="Segoe UI Emoji"/>
              </w:rPr>
              <w:t>✅</w:t>
            </w:r>
            <w:r w:rsidRPr="00F17422">
              <w:t xml:space="preserve"> Fast (</w:t>
            </w:r>
            <w:proofErr w:type="gramStart"/>
            <w:r w:rsidRPr="00F17422">
              <w:t>O(</w:t>
            </w:r>
            <w:proofErr w:type="gramEnd"/>
            <w:r w:rsidRPr="00F17422">
              <w:t>1))</w:t>
            </w:r>
          </w:p>
        </w:tc>
        <w:tc>
          <w:tcPr>
            <w:tcW w:w="0" w:type="auto"/>
            <w:vAlign w:val="center"/>
            <w:hideMark/>
          </w:tcPr>
          <w:p w14:paraId="33BC8AB1" w14:textId="77777777" w:rsidR="00F17422" w:rsidRPr="00F17422" w:rsidRDefault="00F17422" w:rsidP="00F17422">
            <w:r w:rsidRPr="00F17422">
              <w:rPr>
                <w:rFonts w:ascii="Segoe UI Emoji" w:hAnsi="Segoe UI Emoji" w:cs="Segoe UI Emoji"/>
              </w:rPr>
              <w:t>❌</w:t>
            </w:r>
            <w:r w:rsidRPr="00F17422">
              <w:t xml:space="preserve"> Slow (O(n))</w:t>
            </w:r>
          </w:p>
        </w:tc>
        <w:tc>
          <w:tcPr>
            <w:tcW w:w="0" w:type="auto"/>
            <w:vAlign w:val="center"/>
            <w:hideMark/>
          </w:tcPr>
          <w:p w14:paraId="63216A29" w14:textId="77777777" w:rsidR="00F17422" w:rsidRPr="00F17422" w:rsidRDefault="00F17422" w:rsidP="00F17422">
            <w:r w:rsidRPr="00F17422">
              <w:rPr>
                <w:rFonts w:ascii="Segoe UI Emoji" w:hAnsi="Segoe UI Emoji" w:cs="Segoe UI Emoji"/>
              </w:rPr>
              <w:t>✅</w:t>
            </w:r>
            <w:r w:rsidRPr="00F17422">
              <w:t xml:space="preserve"> Fast (</w:t>
            </w:r>
            <w:proofErr w:type="gramStart"/>
            <w:r w:rsidRPr="00F17422">
              <w:t>O(</w:t>
            </w:r>
            <w:proofErr w:type="gramEnd"/>
            <w:r w:rsidRPr="00F17422">
              <w:t>1))</w:t>
            </w:r>
          </w:p>
        </w:tc>
        <w:tc>
          <w:tcPr>
            <w:tcW w:w="0" w:type="auto"/>
            <w:vAlign w:val="center"/>
            <w:hideMark/>
          </w:tcPr>
          <w:p w14:paraId="13F29A23" w14:textId="77777777" w:rsidR="00F17422" w:rsidRPr="00F17422" w:rsidRDefault="00F17422" w:rsidP="00F17422">
            <w:r w:rsidRPr="00F17422">
              <w:rPr>
                <w:rFonts w:ascii="Segoe UI Emoji" w:hAnsi="Segoe UI Emoji" w:cs="Segoe UI Emoji"/>
              </w:rPr>
              <w:t>✅</w:t>
            </w:r>
            <w:r w:rsidRPr="00F17422">
              <w:t xml:space="preserve"> Fast (</w:t>
            </w:r>
            <w:proofErr w:type="gramStart"/>
            <w:r w:rsidRPr="00F17422">
              <w:t>O(</w:t>
            </w:r>
            <w:proofErr w:type="gramEnd"/>
            <w:r w:rsidRPr="00F17422">
              <w:t>1))</w:t>
            </w:r>
          </w:p>
        </w:tc>
      </w:tr>
      <w:tr w:rsidR="00F17422" w:rsidRPr="00F17422" w14:paraId="0EDD918B" w14:textId="77777777">
        <w:trPr>
          <w:tblCellSpacing w:w="15" w:type="dxa"/>
        </w:trPr>
        <w:tc>
          <w:tcPr>
            <w:tcW w:w="0" w:type="auto"/>
            <w:vAlign w:val="center"/>
            <w:hideMark/>
          </w:tcPr>
          <w:p w14:paraId="47C8A56B" w14:textId="77777777" w:rsidR="00F17422" w:rsidRPr="00F17422" w:rsidRDefault="00F17422" w:rsidP="00F17422">
            <w:r w:rsidRPr="00F17422">
              <w:t>Add at end add(x)</w:t>
            </w:r>
          </w:p>
        </w:tc>
        <w:tc>
          <w:tcPr>
            <w:tcW w:w="0" w:type="auto"/>
            <w:vAlign w:val="center"/>
            <w:hideMark/>
          </w:tcPr>
          <w:p w14:paraId="777ED402" w14:textId="77777777" w:rsidR="00F17422" w:rsidRPr="00F17422" w:rsidRDefault="00F17422" w:rsidP="00F17422">
            <w:r w:rsidRPr="00F17422">
              <w:rPr>
                <w:rFonts w:ascii="Segoe UI Emoji" w:hAnsi="Segoe UI Emoji" w:cs="Segoe UI Emoji"/>
              </w:rPr>
              <w:t>✅</w:t>
            </w:r>
            <w:r w:rsidRPr="00F17422">
              <w:t xml:space="preserve"> Fast</w:t>
            </w:r>
          </w:p>
        </w:tc>
        <w:tc>
          <w:tcPr>
            <w:tcW w:w="0" w:type="auto"/>
            <w:vAlign w:val="center"/>
            <w:hideMark/>
          </w:tcPr>
          <w:p w14:paraId="57983E45" w14:textId="77777777" w:rsidR="00F17422" w:rsidRPr="00F17422" w:rsidRDefault="00F17422" w:rsidP="00F17422">
            <w:r w:rsidRPr="00F17422">
              <w:rPr>
                <w:rFonts w:ascii="Segoe UI Emoji" w:hAnsi="Segoe UI Emoji" w:cs="Segoe UI Emoji"/>
              </w:rPr>
              <w:t>✅</w:t>
            </w:r>
            <w:r w:rsidRPr="00F17422">
              <w:t xml:space="preserve"> Fast</w:t>
            </w:r>
          </w:p>
        </w:tc>
        <w:tc>
          <w:tcPr>
            <w:tcW w:w="0" w:type="auto"/>
            <w:vAlign w:val="center"/>
            <w:hideMark/>
          </w:tcPr>
          <w:p w14:paraId="0699CC7D" w14:textId="77777777" w:rsidR="00F17422" w:rsidRPr="00F17422" w:rsidRDefault="00F17422" w:rsidP="00F17422">
            <w:r w:rsidRPr="00F17422">
              <w:rPr>
                <w:rFonts w:ascii="Segoe UI Emoji" w:hAnsi="Segoe UI Emoji" w:cs="Segoe UI Emoji"/>
              </w:rPr>
              <w:t>✅</w:t>
            </w:r>
            <w:r w:rsidRPr="00F17422">
              <w:t xml:space="preserve"> Fast but slower than </w:t>
            </w:r>
            <w:proofErr w:type="spellStart"/>
            <w:r w:rsidRPr="00F17422">
              <w:t>ArrayList</w:t>
            </w:r>
            <w:proofErr w:type="spellEnd"/>
          </w:p>
        </w:tc>
        <w:tc>
          <w:tcPr>
            <w:tcW w:w="0" w:type="auto"/>
            <w:vAlign w:val="center"/>
            <w:hideMark/>
          </w:tcPr>
          <w:p w14:paraId="55468EB5" w14:textId="77777777" w:rsidR="00F17422" w:rsidRPr="00F17422" w:rsidRDefault="00F17422" w:rsidP="00F17422">
            <w:r w:rsidRPr="00F17422">
              <w:rPr>
                <w:rFonts w:ascii="Segoe UI Emoji" w:hAnsi="Segoe UI Emoji" w:cs="Segoe UI Emoji"/>
              </w:rPr>
              <w:t>✅</w:t>
            </w:r>
            <w:r w:rsidRPr="00F17422">
              <w:t xml:space="preserve"> Fast</w:t>
            </w:r>
          </w:p>
        </w:tc>
      </w:tr>
      <w:tr w:rsidR="00F17422" w:rsidRPr="00F17422" w14:paraId="5E35121B" w14:textId="77777777">
        <w:trPr>
          <w:tblCellSpacing w:w="15" w:type="dxa"/>
        </w:trPr>
        <w:tc>
          <w:tcPr>
            <w:tcW w:w="0" w:type="auto"/>
            <w:vAlign w:val="center"/>
            <w:hideMark/>
          </w:tcPr>
          <w:p w14:paraId="65254887" w14:textId="77777777" w:rsidR="00F17422" w:rsidRPr="00F17422" w:rsidRDefault="00F17422" w:rsidP="00F17422">
            <w:r w:rsidRPr="00F17422">
              <w:t>Insert at beginning/middle</w:t>
            </w:r>
          </w:p>
        </w:tc>
        <w:tc>
          <w:tcPr>
            <w:tcW w:w="0" w:type="auto"/>
            <w:vAlign w:val="center"/>
            <w:hideMark/>
          </w:tcPr>
          <w:p w14:paraId="625C4460" w14:textId="77777777" w:rsidR="00F17422" w:rsidRPr="00F17422" w:rsidRDefault="00F17422" w:rsidP="00F17422">
            <w:r w:rsidRPr="00F17422">
              <w:rPr>
                <w:rFonts w:ascii="Segoe UI Emoji" w:hAnsi="Segoe UI Emoji" w:cs="Segoe UI Emoji"/>
              </w:rPr>
              <w:t>❌</w:t>
            </w:r>
            <w:r w:rsidRPr="00F17422">
              <w:t xml:space="preserve"> Slow (shifting)</w:t>
            </w:r>
          </w:p>
        </w:tc>
        <w:tc>
          <w:tcPr>
            <w:tcW w:w="0" w:type="auto"/>
            <w:vAlign w:val="center"/>
            <w:hideMark/>
          </w:tcPr>
          <w:p w14:paraId="08B7EED8" w14:textId="77777777" w:rsidR="00F17422" w:rsidRPr="00F17422" w:rsidRDefault="00F17422" w:rsidP="00F17422">
            <w:r w:rsidRPr="00F17422">
              <w:rPr>
                <w:rFonts w:ascii="Segoe UI Emoji" w:hAnsi="Segoe UI Emoji" w:cs="Segoe UI Emoji"/>
              </w:rPr>
              <w:t>✅</w:t>
            </w:r>
            <w:r w:rsidRPr="00F17422">
              <w:t xml:space="preserve"> Fast (link change)</w:t>
            </w:r>
          </w:p>
        </w:tc>
        <w:tc>
          <w:tcPr>
            <w:tcW w:w="0" w:type="auto"/>
            <w:vAlign w:val="center"/>
            <w:hideMark/>
          </w:tcPr>
          <w:p w14:paraId="13529163" w14:textId="77777777" w:rsidR="00F17422" w:rsidRPr="00F17422" w:rsidRDefault="00F17422" w:rsidP="00F17422">
            <w:r w:rsidRPr="00F17422">
              <w:rPr>
                <w:rFonts w:ascii="Segoe UI Emoji" w:hAnsi="Segoe UI Emoji" w:cs="Segoe UI Emoji"/>
              </w:rPr>
              <w:t>❌</w:t>
            </w:r>
            <w:r w:rsidRPr="00F17422">
              <w:t xml:space="preserve"> Slow (shifting + sync)</w:t>
            </w:r>
          </w:p>
        </w:tc>
        <w:tc>
          <w:tcPr>
            <w:tcW w:w="0" w:type="auto"/>
            <w:vAlign w:val="center"/>
            <w:hideMark/>
          </w:tcPr>
          <w:p w14:paraId="61A0504A" w14:textId="77777777" w:rsidR="00F17422" w:rsidRPr="00F17422" w:rsidRDefault="00F17422" w:rsidP="00F17422">
            <w:r w:rsidRPr="00F17422">
              <w:rPr>
                <w:rFonts w:ascii="Segoe UI Emoji" w:hAnsi="Segoe UI Emoji" w:cs="Segoe UI Emoji"/>
              </w:rPr>
              <w:t>❌</w:t>
            </w:r>
            <w:r w:rsidRPr="00F17422">
              <w:t xml:space="preserve"> Slow (shifting + sync)</w:t>
            </w:r>
          </w:p>
        </w:tc>
      </w:tr>
      <w:tr w:rsidR="00F17422" w:rsidRPr="00F17422" w14:paraId="46818E25" w14:textId="77777777">
        <w:trPr>
          <w:tblCellSpacing w:w="15" w:type="dxa"/>
        </w:trPr>
        <w:tc>
          <w:tcPr>
            <w:tcW w:w="0" w:type="auto"/>
            <w:vAlign w:val="center"/>
            <w:hideMark/>
          </w:tcPr>
          <w:p w14:paraId="35046CE0" w14:textId="77777777" w:rsidR="00F17422" w:rsidRPr="00F17422" w:rsidRDefault="00F17422" w:rsidP="00F17422">
            <w:r w:rsidRPr="00F17422">
              <w:t>Remove from beginning/middle</w:t>
            </w:r>
          </w:p>
        </w:tc>
        <w:tc>
          <w:tcPr>
            <w:tcW w:w="0" w:type="auto"/>
            <w:vAlign w:val="center"/>
            <w:hideMark/>
          </w:tcPr>
          <w:p w14:paraId="05D1A9C4" w14:textId="77777777" w:rsidR="00F17422" w:rsidRPr="00F17422" w:rsidRDefault="00F17422" w:rsidP="00F17422">
            <w:r w:rsidRPr="00F17422">
              <w:rPr>
                <w:rFonts w:ascii="Segoe UI Emoji" w:hAnsi="Segoe UI Emoji" w:cs="Segoe UI Emoji"/>
              </w:rPr>
              <w:t>❌</w:t>
            </w:r>
            <w:r w:rsidRPr="00F17422">
              <w:t xml:space="preserve"> Slow</w:t>
            </w:r>
          </w:p>
        </w:tc>
        <w:tc>
          <w:tcPr>
            <w:tcW w:w="0" w:type="auto"/>
            <w:vAlign w:val="center"/>
            <w:hideMark/>
          </w:tcPr>
          <w:p w14:paraId="576A7641" w14:textId="77777777" w:rsidR="00F17422" w:rsidRPr="00F17422" w:rsidRDefault="00F17422" w:rsidP="00F17422">
            <w:r w:rsidRPr="00F17422">
              <w:rPr>
                <w:rFonts w:ascii="Segoe UI Emoji" w:hAnsi="Segoe UI Emoji" w:cs="Segoe UI Emoji"/>
              </w:rPr>
              <w:t>✅</w:t>
            </w:r>
            <w:r w:rsidRPr="00F17422">
              <w:t xml:space="preserve"> Fast</w:t>
            </w:r>
          </w:p>
        </w:tc>
        <w:tc>
          <w:tcPr>
            <w:tcW w:w="0" w:type="auto"/>
            <w:vAlign w:val="center"/>
            <w:hideMark/>
          </w:tcPr>
          <w:p w14:paraId="2A478257" w14:textId="77777777" w:rsidR="00F17422" w:rsidRPr="00F17422" w:rsidRDefault="00F17422" w:rsidP="00F17422">
            <w:r w:rsidRPr="00F17422">
              <w:rPr>
                <w:rFonts w:ascii="Segoe UI Emoji" w:hAnsi="Segoe UI Emoji" w:cs="Segoe UI Emoji"/>
              </w:rPr>
              <w:t>❌</w:t>
            </w:r>
            <w:r w:rsidRPr="00F17422">
              <w:t xml:space="preserve"> Slow</w:t>
            </w:r>
          </w:p>
        </w:tc>
        <w:tc>
          <w:tcPr>
            <w:tcW w:w="0" w:type="auto"/>
            <w:vAlign w:val="center"/>
            <w:hideMark/>
          </w:tcPr>
          <w:p w14:paraId="14601E92" w14:textId="77777777" w:rsidR="00F17422" w:rsidRPr="00F17422" w:rsidRDefault="00F17422" w:rsidP="00F17422">
            <w:r w:rsidRPr="00F17422">
              <w:rPr>
                <w:rFonts w:ascii="Segoe UI Emoji" w:hAnsi="Segoe UI Emoji" w:cs="Segoe UI Emoji"/>
              </w:rPr>
              <w:t>❌</w:t>
            </w:r>
            <w:r w:rsidRPr="00F17422">
              <w:t xml:space="preserve"> Slow</w:t>
            </w:r>
          </w:p>
        </w:tc>
      </w:tr>
      <w:tr w:rsidR="00F17422" w:rsidRPr="00F17422" w14:paraId="132037CF" w14:textId="77777777">
        <w:trPr>
          <w:tblCellSpacing w:w="15" w:type="dxa"/>
        </w:trPr>
        <w:tc>
          <w:tcPr>
            <w:tcW w:w="0" w:type="auto"/>
            <w:vAlign w:val="center"/>
            <w:hideMark/>
          </w:tcPr>
          <w:p w14:paraId="733709BD" w14:textId="77777777" w:rsidR="00F17422" w:rsidRPr="00F17422" w:rsidRDefault="00F17422" w:rsidP="00F17422">
            <w:r w:rsidRPr="00F17422">
              <w:t>Thread safety</w:t>
            </w:r>
          </w:p>
        </w:tc>
        <w:tc>
          <w:tcPr>
            <w:tcW w:w="0" w:type="auto"/>
            <w:vAlign w:val="center"/>
            <w:hideMark/>
          </w:tcPr>
          <w:p w14:paraId="217D91DF" w14:textId="77777777" w:rsidR="00F17422" w:rsidRPr="00F17422" w:rsidRDefault="00F17422" w:rsidP="00F17422">
            <w:r w:rsidRPr="00F17422">
              <w:rPr>
                <w:rFonts w:ascii="Segoe UI Emoji" w:hAnsi="Segoe UI Emoji" w:cs="Segoe UI Emoji"/>
              </w:rPr>
              <w:t>❌</w:t>
            </w:r>
            <w:r w:rsidRPr="00F17422">
              <w:t xml:space="preserve"> No</w:t>
            </w:r>
          </w:p>
        </w:tc>
        <w:tc>
          <w:tcPr>
            <w:tcW w:w="0" w:type="auto"/>
            <w:vAlign w:val="center"/>
            <w:hideMark/>
          </w:tcPr>
          <w:p w14:paraId="6951D560" w14:textId="77777777" w:rsidR="00F17422" w:rsidRPr="00F17422" w:rsidRDefault="00F17422" w:rsidP="00F17422">
            <w:r w:rsidRPr="00F17422">
              <w:rPr>
                <w:rFonts w:ascii="Segoe UI Emoji" w:hAnsi="Segoe UI Emoji" w:cs="Segoe UI Emoji"/>
              </w:rPr>
              <w:t>❌</w:t>
            </w:r>
            <w:r w:rsidRPr="00F17422">
              <w:t xml:space="preserve"> No</w:t>
            </w:r>
          </w:p>
        </w:tc>
        <w:tc>
          <w:tcPr>
            <w:tcW w:w="0" w:type="auto"/>
            <w:vAlign w:val="center"/>
            <w:hideMark/>
          </w:tcPr>
          <w:p w14:paraId="0373BB04" w14:textId="77777777" w:rsidR="00F17422" w:rsidRPr="00F17422" w:rsidRDefault="00F17422" w:rsidP="00F17422">
            <w:r w:rsidRPr="00F17422">
              <w:rPr>
                <w:rFonts w:ascii="Segoe UI Emoji" w:hAnsi="Segoe UI Emoji" w:cs="Segoe UI Emoji"/>
              </w:rPr>
              <w:t>✅</w:t>
            </w:r>
            <w:r w:rsidRPr="00F17422">
              <w:t xml:space="preserve"> Yes (synchronized)</w:t>
            </w:r>
          </w:p>
        </w:tc>
        <w:tc>
          <w:tcPr>
            <w:tcW w:w="0" w:type="auto"/>
            <w:vAlign w:val="center"/>
            <w:hideMark/>
          </w:tcPr>
          <w:p w14:paraId="09DA3497" w14:textId="77777777" w:rsidR="00F17422" w:rsidRPr="00F17422" w:rsidRDefault="00F17422" w:rsidP="00F17422">
            <w:r w:rsidRPr="00F17422">
              <w:rPr>
                <w:rFonts w:ascii="Segoe UI Emoji" w:hAnsi="Segoe UI Emoji" w:cs="Segoe UI Emoji"/>
              </w:rPr>
              <w:t>✅</w:t>
            </w:r>
            <w:r w:rsidRPr="00F17422">
              <w:t xml:space="preserve"> Yes (inherits Vector sync)</w:t>
            </w:r>
          </w:p>
        </w:tc>
      </w:tr>
    </w:tbl>
    <w:p w14:paraId="023D25B1" w14:textId="77777777" w:rsidR="00F17422" w:rsidRDefault="00F17422"/>
    <w:p w14:paraId="1A1B2914" w14:textId="77777777" w:rsidR="00F17422" w:rsidRDefault="00F17422"/>
    <w:p w14:paraId="4223A062" w14:textId="77777777" w:rsidR="00F17422" w:rsidRPr="00F17422" w:rsidRDefault="00F17422" w:rsidP="00F17422">
      <w:pPr>
        <w:rPr>
          <w:b/>
          <w:bCs/>
        </w:rPr>
      </w:pPr>
      <w:r w:rsidRPr="00F17422">
        <w:rPr>
          <w:b/>
          <w:bCs/>
        </w:rPr>
        <w:t>Special Methods (Unique methods)</w:t>
      </w:r>
    </w:p>
    <w:p w14:paraId="6BCC9F79" w14:textId="77777777" w:rsidR="00F17422" w:rsidRPr="00F17422" w:rsidRDefault="00F17422" w:rsidP="00F17422">
      <w:pPr>
        <w:rPr>
          <w:b/>
          <w:bCs/>
        </w:rPr>
      </w:pPr>
      <w:proofErr w:type="spellStart"/>
      <w:r w:rsidRPr="00F17422">
        <w:rPr>
          <w:b/>
          <w:bCs/>
        </w:rPr>
        <w:t>ArrayList</w:t>
      </w:r>
      <w:proofErr w:type="spellEnd"/>
      <w:r w:rsidRPr="00F17422">
        <w:rPr>
          <w:b/>
          <w:bCs/>
        </w:rPr>
        <w:t xml:space="preserve"> (extra useful methods)</w:t>
      </w:r>
    </w:p>
    <w:p w14:paraId="240ED6ED" w14:textId="77777777" w:rsidR="00F17422" w:rsidRPr="00F17422" w:rsidRDefault="00F17422" w:rsidP="00F17422">
      <w:pPr>
        <w:numPr>
          <w:ilvl w:val="0"/>
          <w:numId w:val="6"/>
        </w:numPr>
      </w:pPr>
      <w:proofErr w:type="spellStart"/>
      <w:proofErr w:type="gramStart"/>
      <w:r w:rsidRPr="00F17422">
        <w:t>ensureCapacity</w:t>
      </w:r>
      <w:proofErr w:type="spellEnd"/>
      <w:r w:rsidRPr="00F17422">
        <w:t>(</w:t>
      </w:r>
      <w:proofErr w:type="gramEnd"/>
      <w:r w:rsidRPr="00F17422">
        <w:t xml:space="preserve">), </w:t>
      </w:r>
      <w:proofErr w:type="spellStart"/>
      <w:proofErr w:type="gramStart"/>
      <w:r w:rsidRPr="00F17422">
        <w:t>trimToSize</w:t>
      </w:r>
      <w:proofErr w:type="spellEnd"/>
      <w:r w:rsidRPr="00F17422">
        <w:t>(</w:t>
      </w:r>
      <w:proofErr w:type="gramEnd"/>
      <w:r w:rsidRPr="00F17422">
        <w:t>)</w:t>
      </w:r>
    </w:p>
    <w:p w14:paraId="68580036" w14:textId="77777777" w:rsidR="00F17422" w:rsidRPr="00F17422" w:rsidRDefault="00F17422" w:rsidP="00F17422">
      <w:pPr>
        <w:rPr>
          <w:b/>
          <w:bCs/>
        </w:rPr>
      </w:pPr>
      <w:r w:rsidRPr="00F17422">
        <w:rPr>
          <w:b/>
          <w:bCs/>
        </w:rPr>
        <w:lastRenderedPageBreak/>
        <w:t>LinkedList (acts like List + Queue + Deque)</w:t>
      </w:r>
    </w:p>
    <w:p w14:paraId="130D07B7" w14:textId="77777777" w:rsidR="00F17422" w:rsidRPr="00F17422" w:rsidRDefault="00F17422" w:rsidP="00F17422">
      <w:pPr>
        <w:numPr>
          <w:ilvl w:val="0"/>
          <w:numId w:val="7"/>
        </w:numPr>
      </w:pPr>
      <w:proofErr w:type="spellStart"/>
      <w:proofErr w:type="gramStart"/>
      <w:r w:rsidRPr="00F17422">
        <w:t>addFirst</w:t>
      </w:r>
      <w:proofErr w:type="spellEnd"/>
      <w:r w:rsidRPr="00F17422">
        <w:t>(</w:t>
      </w:r>
      <w:proofErr w:type="gramEnd"/>
      <w:r w:rsidRPr="00F17422">
        <w:t xml:space="preserve">), </w:t>
      </w:r>
      <w:proofErr w:type="spellStart"/>
      <w:proofErr w:type="gramStart"/>
      <w:r w:rsidRPr="00F17422">
        <w:t>addLast</w:t>
      </w:r>
      <w:proofErr w:type="spellEnd"/>
      <w:r w:rsidRPr="00F17422">
        <w:t>(</w:t>
      </w:r>
      <w:proofErr w:type="gramEnd"/>
      <w:r w:rsidRPr="00F17422">
        <w:t>)</w:t>
      </w:r>
    </w:p>
    <w:p w14:paraId="75EDA0C3" w14:textId="77777777" w:rsidR="00F17422" w:rsidRPr="00F17422" w:rsidRDefault="00F17422" w:rsidP="00F17422">
      <w:pPr>
        <w:numPr>
          <w:ilvl w:val="0"/>
          <w:numId w:val="7"/>
        </w:numPr>
      </w:pPr>
      <w:proofErr w:type="spellStart"/>
      <w:proofErr w:type="gramStart"/>
      <w:r w:rsidRPr="00F17422">
        <w:t>removeFirst</w:t>
      </w:r>
      <w:proofErr w:type="spellEnd"/>
      <w:r w:rsidRPr="00F17422">
        <w:t>(</w:t>
      </w:r>
      <w:proofErr w:type="gramEnd"/>
      <w:r w:rsidRPr="00F17422">
        <w:t xml:space="preserve">), </w:t>
      </w:r>
      <w:proofErr w:type="spellStart"/>
      <w:proofErr w:type="gramStart"/>
      <w:r w:rsidRPr="00F17422">
        <w:t>removeLast</w:t>
      </w:r>
      <w:proofErr w:type="spellEnd"/>
      <w:r w:rsidRPr="00F17422">
        <w:t>(</w:t>
      </w:r>
      <w:proofErr w:type="gramEnd"/>
      <w:r w:rsidRPr="00F17422">
        <w:t>)</w:t>
      </w:r>
    </w:p>
    <w:p w14:paraId="383D5C44" w14:textId="77777777" w:rsidR="00F17422" w:rsidRPr="00F17422" w:rsidRDefault="00F17422" w:rsidP="00F17422">
      <w:pPr>
        <w:numPr>
          <w:ilvl w:val="0"/>
          <w:numId w:val="7"/>
        </w:numPr>
      </w:pPr>
      <w:proofErr w:type="spellStart"/>
      <w:proofErr w:type="gramStart"/>
      <w:r w:rsidRPr="00F17422">
        <w:t>getFirst</w:t>
      </w:r>
      <w:proofErr w:type="spellEnd"/>
      <w:r w:rsidRPr="00F17422">
        <w:t>(</w:t>
      </w:r>
      <w:proofErr w:type="gramEnd"/>
      <w:r w:rsidRPr="00F17422">
        <w:t xml:space="preserve">), </w:t>
      </w:r>
      <w:proofErr w:type="spellStart"/>
      <w:proofErr w:type="gramStart"/>
      <w:r w:rsidRPr="00F17422">
        <w:t>getLast</w:t>
      </w:r>
      <w:proofErr w:type="spellEnd"/>
      <w:r w:rsidRPr="00F17422">
        <w:t>(</w:t>
      </w:r>
      <w:proofErr w:type="gramEnd"/>
      <w:r w:rsidRPr="00F17422">
        <w:t>)</w:t>
      </w:r>
    </w:p>
    <w:p w14:paraId="25096742" w14:textId="77777777" w:rsidR="00F17422" w:rsidRPr="00F17422" w:rsidRDefault="00F17422" w:rsidP="00F17422">
      <w:pPr>
        <w:numPr>
          <w:ilvl w:val="0"/>
          <w:numId w:val="7"/>
        </w:numPr>
      </w:pPr>
      <w:proofErr w:type="gramStart"/>
      <w:r w:rsidRPr="00F17422">
        <w:t>offer(</w:t>
      </w:r>
      <w:proofErr w:type="gramEnd"/>
      <w:r w:rsidRPr="00F17422">
        <w:t xml:space="preserve">), </w:t>
      </w:r>
      <w:proofErr w:type="gramStart"/>
      <w:r w:rsidRPr="00F17422">
        <w:t>poll(</w:t>
      </w:r>
      <w:proofErr w:type="gramEnd"/>
      <w:r w:rsidRPr="00F17422">
        <w:t xml:space="preserve">), </w:t>
      </w:r>
      <w:proofErr w:type="gramStart"/>
      <w:r w:rsidRPr="00F17422">
        <w:t>peek(</w:t>
      </w:r>
      <w:proofErr w:type="gramEnd"/>
      <w:r w:rsidRPr="00F17422">
        <w:t>) (Queue-style)</w:t>
      </w:r>
    </w:p>
    <w:p w14:paraId="74CB1E8C" w14:textId="77777777" w:rsidR="00F17422" w:rsidRPr="00F17422" w:rsidRDefault="00F17422" w:rsidP="00F17422">
      <w:pPr>
        <w:rPr>
          <w:b/>
          <w:bCs/>
        </w:rPr>
      </w:pPr>
      <w:r w:rsidRPr="00F17422">
        <w:rPr>
          <w:b/>
          <w:bCs/>
        </w:rPr>
        <w:t>Vector (legacy methods)</w:t>
      </w:r>
    </w:p>
    <w:p w14:paraId="2F5FDD51" w14:textId="77777777" w:rsidR="00F17422" w:rsidRPr="00F17422" w:rsidRDefault="00F17422" w:rsidP="00F17422">
      <w:pPr>
        <w:numPr>
          <w:ilvl w:val="0"/>
          <w:numId w:val="8"/>
        </w:numPr>
      </w:pPr>
      <w:proofErr w:type="gramStart"/>
      <w:r w:rsidRPr="00F17422">
        <w:t>capacity(</w:t>
      </w:r>
      <w:proofErr w:type="gramEnd"/>
      <w:r w:rsidRPr="00F17422">
        <w:t xml:space="preserve">), </w:t>
      </w:r>
      <w:proofErr w:type="gramStart"/>
      <w:r w:rsidRPr="00F17422">
        <w:t>elements(</w:t>
      </w:r>
      <w:proofErr w:type="gramEnd"/>
      <w:r w:rsidRPr="00F17422">
        <w:t xml:space="preserve">) (Enumeration), </w:t>
      </w:r>
      <w:proofErr w:type="spellStart"/>
      <w:proofErr w:type="gramStart"/>
      <w:r w:rsidRPr="00F17422">
        <w:t>firstElement</w:t>
      </w:r>
      <w:proofErr w:type="spellEnd"/>
      <w:r w:rsidRPr="00F17422">
        <w:t>(</w:t>
      </w:r>
      <w:proofErr w:type="gramEnd"/>
      <w:r w:rsidRPr="00F17422">
        <w:t xml:space="preserve">), </w:t>
      </w:r>
      <w:proofErr w:type="spellStart"/>
      <w:proofErr w:type="gramStart"/>
      <w:r w:rsidRPr="00F17422">
        <w:t>lastElement</w:t>
      </w:r>
      <w:proofErr w:type="spellEnd"/>
      <w:r w:rsidRPr="00F17422">
        <w:t>(</w:t>
      </w:r>
      <w:proofErr w:type="gramEnd"/>
      <w:r w:rsidRPr="00F17422">
        <w:t>)</w:t>
      </w:r>
    </w:p>
    <w:p w14:paraId="0BBA3B07" w14:textId="77777777" w:rsidR="00F17422" w:rsidRPr="00F17422" w:rsidRDefault="00F17422" w:rsidP="00F17422">
      <w:pPr>
        <w:rPr>
          <w:b/>
          <w:bCs/>
        </w:rPr>
      </w:pPr>
      <w:r w:rsidRPr="00F17422">
        <w:rPr>
          <w:b/>
          <w:bCs/>
        </w:rPr>
        <w:t>Stack (LIFO methods)</w:t>
      </w:r>
    </w:p>
    <w:p w14:paraId="027743C7" w14:textId="77777777" w:rsidR="00F17422" w:rsidRPr="00F17422" w:rsidRDefault="00F17422" w:rsidP="00F17422">
      <w:pPr>
        <w:numPr>
          <w:ilvl w:val="0"/>
          <w:numId w:val="9"/>
        </w:numPr>
      </w:pPr>
      <w:r w:rsidRPr="00F17422">
        <w:t>push(x)</w:t>
      </w:r>
    </w:p>
    <w:p w14:paraId="346FE0AA" w14:textId="77777777" w:rsidR="00F17422" w:rsidRPr="00F17422" w:rsidRDefault="00F17422" w:rsidP="00F17422">
      <w:pPr>
        <w:numPr>
          <w:ilvl w:val="0"/>
          <w:numId w:val="9"/>
        </w:numPr>
      </w:pPr>
      <w:proofErr w:type="gramStart"/>
      <w:r w:rsidRPr="00F17422">
        <w:t>pop(</w:t>
      </w:r>
      <w:proofErr w:type="gramEnd"/>
      <w:r w:rsidRPr="00F17422">
        <w:t>)</w:t>
      </w:r>
    </w:p>
    <w:p w14:paraId="430ABC84" w14:textId="77777777" w:rsidR="00F17422" w:rsidRPr="00F17422" w:rsidRDefault="00F17422" w:rsidP="00F17422">
      <w:pPr>
        <w:numPr>
          <w:ilvl w:val="0"/>
          <w:numId w:val="9"/>
        </w:numPr>
      </w:pPr>
      <w:proofErr w:type="gramStart"/>
      <w:r w:rsidRPr="00F17422">
        <w:t>peek(</w:t>
      </w:r>
      <w:proofErr w:type="gramEnd"/>
      <w:r w:rsidRPr="00F17422">
        <w:t>)</w:t>
      </w:r>
    </w:p>
    <w:p w14:paraId="0DEEEDDF" w14:textId="77777777" w:rsidR="00F17422" w:rsidRPr="00F17422" w:rsidRDefault="00F17422" w:rsidP="00F17422">
      <w:pPr>
        <w:numPr>
          <w:ilvl w:val="0"/>
          <w:numId w:val="9"/>
        </w:numPr>
      </w:pPr>
      <w:r w:rsidRPr="00F17422">
        <w:t>search(x) (1-based position from top)</w:t>
      </w:r>
    </w:p>
    <w:p w14:paraId="6B9E5AA1" w14:textId="77777777" w:rsidR="00F17422" w:rsidRDefault="00F17422"/>
    <w:sectPr w:rsidR="00F174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048C9"/>
    <w:multiLevelType w:val="multilevel"/>
    <w:tmpl w:val="05B8D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777DB8"/>
    <w:multiLevelType w:val="multilevel"/>
    <w:tmpl w:val="85A23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AF73C5"/>
    <w:multiLevelType w:val="multilevel"/>
    <w:tmpl w:val="1B0A9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A2140ED"/>
    <w:multiLevelType w:val="multilevel"/>
    <w:tmpl w:val="2438C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772CA5"/>
    <w:multiLevelType w:val="multilevel"/>
    <w:tmpl w:val="C220E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196909"/>
    <w:multiLevelType w:val="multilevel"/>
    <w:tmpl w:val="B330CA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301D48"/>
    <w:multiLevelType w:val="multilevel"/>
    <w:tmpl w:val="2CC6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06723E"/>
    <w:multiLevelType w:val="multilevel"/>
    <w:tmpl w:val="EA1E0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550556"/>
    <w:multiLevelType w:val="multilevel"/>
    <w:tmpl w:val="DCEE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1047978">
    <w:abstractNumId w:val="2"/>
  </w:num>
  <w:num w:numId="2" w16cid:durableId="1406799870">
    <w:abstractNumId w:val="1"/>
  </w:num>
  <w:num w:numId="3" w16cid:durableId="87164356">
    <w:abstractNumId w:val="3"/>
  </w:num>
  <w:num w:numId="4" w16cid:durableId="707025472">
    <w:abstractNumId w:val="5"/>
  </w:num>
  <w:num w:numId="5" w16cid:durableId="1599023777">
    <w:abstractNumId w:val="0"/>
  </w:num>
  <w:num w:numId="6" w16cid:durableId="1306399460">
    <w:abstractNumId w:val="6"/>
  </w:num>
  <w:num w:numId="7" w16cid:durableId="903023946">
    <w:abstractNumId w:val="8"/>
  </w:num>
  <w:num w:numId="8" w16cid:durableId="677007163">
    <w:abstractNumId w:val="7"/>
  </w:num>
  <w:num w:numId="9" w16cid:durableId="3362703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1A7"/>
    <w:rsid w:val="001A3BD4"/>
    <w:rsid w:val="002842E8"/>
    <w:rsid w:val="003221A7"/>
    <w:rsid w:val="004F7842"/>
    <w:rsid w:val="00514D4D"/>
    <w:rsid w:val="005B7B66"/>
    <w:rsid w:val="00710C91"/>
    <w:rsid w:val="00786CB5"/>
    <w:rsid w:val="008A5B43"/>
    <w:rsid w:val="00B61D1B"/>
    <w:rsid w:val="00F17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A5B45"/>
  <w15:chartTrackingRefBased/>
  <w15:docId w15:val="{E9B277BD-94F6-4801-AFA5-51CFCE97D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21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21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21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21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221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2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21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21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21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21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221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2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1A7"/>
    <w:rPr>
      <w:rFonts w:eastAsiaTheme="majorEastAsia" w:cstheme="majorBidi"/>
      <w:color w:val="272727" w:themeColor="text1" w:themeTint="D8"/>
    </w:rPr>
  </w:style>
  <w:style w:type="paragraph" w:styleId="Title">
    <w:name w:val="Title"/>
    <w:basedOn w:val="Normal"/>
    <w:next w:val="Normal"/>
    <w:link w:val="TitleChar"/>
    <w:uiPriority w:val="10"/>
    <w:qFormat/>
    <w:rsid w:val="00322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1A7"/>
    <w:pPr>
      <w:spacing w:before="160"/>
      <w:jc w:val="center"/>
    </w:pPr>
    <w:rPr>
      <w:i/>
      <w:iCs/>
      <w:color w:val="404040" w:themeColor="text1" w:themeTint="BF"/>
    </w:rPr>
  </w:style>
  <w:style w:type="character" w:customStyle="1" w:styleId="QuoteChar">
    <w:name w:val="Quote Char"/>
    <w:basedOn w:val="DefaultParagraphFont"/>
    <w:link w:val="Quote"/>
    <w:uiPriority w:val="29"/>
    <w:rsid w:val="003221A7"/>
    <w:rPr>
      <w:i/>
      <w:iCs/>
      <w:color w:val="404040" w:themeColor="text1" w:themeTint="BF"/>
    </w:rPr>
  </w:style>
  <w:style w:type="paragraph" w:styleId="ListParagraph">
    <w:name w:val="List Paragraph"/>
    <w:basedOn w:val="Normal"/>
    <w:uiPriority w:val="34"/>
    <w:qFormat/>
    <w:rsid w:val="003221A7"/>
    <w:pPr>
      <w:ind w:left="720"/>
      <w:contextualSpacing/>
    </w:pPr>
  </w:style>
  <w:style w:type="character" w:styleId="IntenseEmphasis">
    <w:name w:val="Intense Emphasis"/>
    <w:basedOn w:val="DefaultParagraphFont"/>
    <w:uiPriority w:val="21"/>
    <w:qFormat/>
    <w:rsid w:val="003221A7"/>
    <w:rPr>
      <w:i/>
      <w:iCs/>
      <w:color w:val="2F5496" w:themeColor="accent1" w:themeShade="BF"/>
    </w:rPr>
  </w:style>
  <w:style w:type="paragraph" w:styleId="IntenseQuote">
    <w:name w:val="Intense Quote"/>
    <w:basedOn w:val="Normal"/>
    <w:next w:val="Normal"/>
    <w:link w:val="IntenseQuoteChar"/>
    <w:uiPriority w:val="30"/>
    <w:qFormat/>
    <w:rsid w:val="003221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21A7"/>
    <w:rPr>
      <w:i/>
      <w:iCs/>
      <w:color w:val="2F5496" w:themeColor="accent1" w:themeShade="BF"/>
    </w:rPr>
  </w:style>
  <w:style w:type="character" w:styleId="IntenseReference">
    <w:name w:val="Intense Reference"/>
    <w:basedOn w:val="DefaultParagraphFont"/>
    <w:uiPriority w:val="32"/>
    <w:qFormat/>
    <w:rsid w:val="003221A7"/>
    <w:rPr>
      <w:b/>
      <w:bCs/>
      <w:smallCaps/>
      <w:color w:val="2F5496" w:themeColor="accent1" w:themeShade="BF"/>
      <w:spacing w:val="5"/>
    </w:rPr>
  </w:style>
  <w:style w:type="paragraph" w:customStyle="1" w:styleId="msonormal0">
    <w:name w:val="msonormal"/>
    <w:basedOn w:val="Normal"/>
    <w:rsid w:val="003221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3221A7"/>
    <w:rPr>
      <w:b/>
      <w:bCs/>
    </w:rPr>
  </w:style>
  <w:style w:type="paragraph" w:styleId="NormalWeb">
    <w:name w:val="Normal (Web)"/>
    <w:basedOn w:val="Normal"/>
    <w:uiPriority w:val="99"/>
    <w:semiHidden/>
    <w:unhideWhenUsed/>
    <w:rsid w:val="003221A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zoic-ad">
    <w:name w:val="ezoic-ad"/>
    <w:basedOn w:val="DefaultParagraphFont"/>
    <w:rsid w:val="003221A7"/>
  </w:style>
  <w:style w:type="character" w:customStyle="1" w:styleId="enlighter-k0">
    <w:name w:val="enlighter-k0"/>
    <w:basedOn w:val="DefaultParagraphFont"/>
    <w:rsid w:val="003221A7"/>
  </w:style>
  <w:style w:type="character" w:customStyle="1" w:styleId="enlighter-k10">
    <w:name w:val="enlighter-k10"/>
    <w:basedOn w:val="DefaultParagraphFont"/>
    <w:rsid w:val="003221A7"/>
  </w:style>
  <w:style w:type="character" w:customStyle="1" w:styleId="enlighter-text">
    <w:name w:val="enlighter-text"/>
    <w:basedOn w:val="DefaultParagraphFont"/>
    <w:rsid w:val="003221A7"/>
  </w:style>
  <w:style w:type="character" w:customStyle="1" w:styleId="enlighter-g1">
    <w:name w:val="enlighter-g1"/>
    <w:basedOn w:val="DefaultParagraphFont"/>
    <w:rsid w:val="003221A7"/>
  </w:style>
  <w:style w:type="character" w:customStyle="1" w:styleId="enlighter-k5">
    <w:name w:val="enlighter-k5"/>
    <w:basedOn w:val="DefaultParagraphFont"/>
    <w:rsid w:val="003221A7"/>
  </w:style>
  <w:style w:type="character" w:customStyle="1" w:styleId="enlighter-m0">
    <w:name w:val="enlighter-m0"/>
    <w:basedOn w:val="DefaultParagraphFont"/>
    <w:rsid w:val="003221A7"/>
  </w:style>
  <w:style w:type="character" w:customStyle="1" w:styleId="enlighter-c0">
    <w:name w:val="enlighter-c0"/>
    <w:basedOn w:val="DefaultParagraphFont"/>
    <w:rsid w:val="003221A7"/>
  </w:style>
  <w:style w:type="character" w:customStyle="1" w:styleId="enlighter-k3">
    <w:name w:val="enlighter-k3"/>
    <w:basedOn w:val="DefaultParagraphFont"/>
    <w:rsid w:val="003221A7"/>
  </w:style>
  <w:style w:type="character" w:customStyle="1" w:styleId="enlighter-m3">
    <w:name w:val="enlighter-m3"/>
    <w:basedOn w:val="DefaultParagraphFont"/>
    <w:rsid w:val="003221A7"/>
  </w:style>
  <w:style w:type="character" w:customStyle="1" w:styleId="enlighter-n1">
    <w:name w:val="enlighter-n1"/>
    <w:basedOn w:val="DefaultParagraphFont"/>
    <w:rsid w:val="003221A7"/>
  </w:style>
  <w:style w:type="character" w:customStyle="1" w:styleId="enlighter-k1">
    <w:name w:val="enlighter-k1"/>
    <w:basedOn w:val="DefaultParagraphFont"/>
    <w:rsid w:val="003221A7"/>
  </w:style>
  <w:style w:type="character" w:customStyle="1" w:styleId="enlighter-s0">
    <w:name w:val="enlighter-s0"/>
    <w:basedOn w:val="DefaultParagraphFont"/>
    <w:rsid w:val="003221A7"/>
  </w:style>
  <w:style w:type="character" w:customStyle="1" w:styleId="enlighter-n0">
    <w:name w:val="enlighter-n0"/>
    <w:basedOn w:val="DefaultParagraphFont"/>
    <w:rsid w:val="003221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73</TotalTime>
  <Pages>17</Pages>
  <Words>2221</Words>
  <Characters>12664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4</cp:revision>
  <dcterms:created xsi:type="dcterms:W3CDTF">2026-01-19T08:52:00Z</dcterms:created>
  <dcterms:modified xsi:type="dcterms:W3CDTF">2026-01-20T17:14:00Z</dcterms:modified>
</cp:coreProperties>
</file>