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5EA98" w14:textId="77777777" w:rsidR="005E38CF" w:rsidRPr="005E38CF" w:rsidRDefault="005E38CF" w:rsidP="005E38CF">
      <w:pPr>
        <w:rPr>
          <w:b/>
          <w:bCs/>
        </w:rPr>
      </w:pPr>
      <w:r w:rsidRPr="005E38CF">
        <w:rPr>
          <w:b/>
          <w:bCs/>
        </w:rPr>
        <w:t>What is the abstract class in java?</w:t>
      </w:r>
    </w:p>
    <w:p w14:paraId="3AE586CF" w14:textId="77777777" w:rsidR="005E38CF" w:rsidRPr="005E38CF" w:rsidRDefault="005E38CF" w:rsidP="005E38CF">
      <w:r w:rsidRPr="005E38CF">
        <w:t xml:space="preserve">A class that is declared by using the abstract keyword is called an abstract class in java. It is a partially implemented class used for developing some of the operations of an object which are common for all next level subclasses. </w:t>
      </w:r>
      <w:proofErr w:type="gramStart"/>
      <w:r w:rsidRPr="005E38CF">
        <w:t>So</w:t>
      </w:r>
      <w:proofErr w:type="gramEnd"/>
      <w:r w:rsidRPr="005E38CF">
        <w:t xml:space="preserve"> it contains both abstract methods, concrete methods including variables, blocks, and constructors.</w:t>
      </w:r>
    </w:p>
    <w:p w14:paraId="127198E1" w14:textId="77777777" w:rsidR="005E38CF" w:rsidRPr="005E38CF" w:rsidRDefault="005E38CF" w:rsidP="005E38CF">
      <w:r w:rsidRPr="005E38CF">
        <w:t xml:space="preserve">It is always created as a superclass next to the interface in the object inheritance hierarchy for implementing common operations from the interface. An abstract class may or may not have abstract methods. But if a class contains an abstract </w:t>
      </w:r>
      <w:proofErr w:type="gramStart"/>
      <w:r w:rsidRPr="005E38CF">
        <w:t>method</w:t>
      </w:r>
      <w:proofErr w:type="gramEnd"/>
      <w:r w:rsidRPr="005E38CF">
        <w:t xml:space="preserve"> then it must be declared as abstract.</w:t>
      </w:r>
    </w:p>
    <w:p w14:paraId="2B02B5DF" w14:textId="77777777" w:rsidR="005E38CF" w:rsidRPr="005E38CF" w:rsidRDefault="005E38CF" w:rsidP="005E38CF">
      <w:pPr>
        <w:rPr>
          <w:b/>
          <w:bCs/>
        </w:rPr>
      </w:pPr>
      <w:r w:rsidRPr="005E38CF">
        <w:rPr>
          <w:b/>
          <w:bCs/>
        </w:rPr>
        <w:t>What is Abstract Method in Java?</w:t>
      </w:r>
    </w:p>
    <w:p w14:paraId="22080674" w14:textId="77777777" w:rsidR="005E38CF" w:rsidRPr="005E38CF" w:rsidRDefault="005E38CF" w:rsidP="005E38CF">
      <w:r w:rsidRPr="005E38CF">
        <w:t>A method that does not have a body is called an abstract method in Java. It is declared with the modifier abstract. The following are the properties of the java abstract method,</w:t>
      </w:r>
    </w:p>
    <w:p w14:paraId="28EC4CD6" w14:textId="77777777" w:rsidR="005E38CF" w:rsidRPr="005E38CF" w:rsidRDefault="005E38CF" w:rsidP="005E38CF">
      <w:pPr>
        <w:numPr>
          <w:ilvl w:val="0"/>
          <w:numId w:val="1"/>
        </w:numPr>
      </w:pPr>
      <w:r w:rsidRPr="005E38CF">
        <w:t>It can only be used in an abstract class, and it does not have a body.</w:t>
      </w:r>
    </w:p>
    <w:p w14:paraId="0C4C662B" w14:textId="77777777" w:rsidR="005E38CF" w:rsidRPr="005E38CF" w:rsidRDefault="005E38CF" w:rsidP="005E38CF">
      <w:pPr>
        <w:numPr>
          <w:ilvl w:val="0"/>
          <w:numId w:val="1"/>
        </w:numPr>
      </w:pPr>
      <w:r w:rsidRPr="005E38CF">
        <w:t>An abstract method contains a method signature, but no method body.</w:t>
      </w:r>
    </w:p>
    <w:p w14:paraId="69F82A7A" w14:textId="77777777" w:rsidR="005E38CF" w:rsidRPr="005E38CF" w:rsidRDefault="005E38CF" w:rsidP="005E38CF">
      <w:pPr>
        <w:numPr>
          <w:ilvl w:val="0"/>
          <w:numId w:val="1"/>
        </w:numPr>
      </w:pPr>
      <w:r w:rsidRPr="005E38CF">
        <w:t>An abstract method is a method that is declared without implementation.</w:t>
      </w:r>
    </w:p>
    <w:p w14:paraId="708286A0" w14:textId="77777777" w:rsidR="005E38CF" w:rsidRPr="005E38CF" w:rsidRDefault="005E38CF" w:rsidP="005E38CF">
      <w:pPr>
        <w:numPr>
          <w:ilvl w:val="0"/>
          <w:numId w:val="1"/>
        </w:numPr>
      </w:pPr>
      <w:r w:rsidRPr="005E38CF">
        <w:t>Instead of curly braces, an abstract method will have a semicolon (;) at the end.</w:t>
      </w:r>
    </w:p>
    <w:p w14:paraId="5A738F13" w14:textId="77777777" w:rsidR="005E38CF" w:rsidRPr="005E38CF" w:rsidRDefault="005E38CF" w:rsidP="005E38CF">
      <w:pPr>
        <w:numPr>
          <w:ilvl w:val="0"/>
          <w:numId w:val="1"/>
        </w:numPr>
      </w:pPr>
      <w:r w:rsidRPr="005E38CF">
        <w:t>A method-defined abstract must always be redefined in the subclass, thus making overriding compulsory OR either making the subclass itself abstract.</w:t>
      </w:r>
    </w:p>
    <w:p w14:paraId="1E44BBEC" w14:textId="77777777" w:rsidR="005E38CF" w:rsidRPr="005E38CF" w:rsidRDefault="005E38CF" w:rsidP="005E38CF">
      <w:pPr>
        <w:rPr>
          <w:b/>
          <w:bCs/>
        </w:rPr>
      </w:pPr>
      <w:r w:rsidRPr="005E38CF">
        <w:rPr>
          <w:b/>
          <w:bCs/>
        </w:rPr>
        <w:t>Why method should have an abstract keyword if it does not have a body?</w:t>
      </w:r>
    </w:p>
    <w:p w14:paraId="4DEA156A" w14:textId="77777777" w:rsidR="005E38CF" w:rsidRPr="005E38CF" w:rsidRDefault="005E38CF" w:rsidP="005E38CF">
      <w:r w:rsidRPr="005E38CF">
        <w:t xml:space="preserve">In a class, we are allowed only to define a class with a body. Since we are changing its default </w:t>
      </w:r>
      <w:proofErr w:type="spellStart"/>
      <w:r w:rsidRPr="005E38CF">
        <w:t>behavior</w:t>
      </w:r>
      <w:proofErr w:type="spellEnd"/>
      <w:r w:rsidRPr="005E38CF">
        <w:t xml:space="preserve"> (which means removing its body) it must have an abstract keyword in its prototype.</w:t>
      </w:r>
    </w:p>
    <w:p w14:paraId="284464B1" w14:textId="77777777" w:rsidR="005E38CF" w:rsidRPr="005E38CF" w:rsidRDefault="005E38CF" w:rsidP="005E38CF">
      <w:pPr>
        <w:rPr>
          <w:b/>
          <w:bCs/>
        </w:rPr>
      </w:pPr>
      <w:r w:rsidRPr="005E38CF">
        <w:rPr>
          <w:b/>
          <w:bCs/>
        </w:rPr>
        <w:t>When a class should be declared abstract in Java?</w:t>
      </w:r>
    </w:p>
    <w:p w14:paraId="62D7A454" w14:textId="77777777" w:rsidR="005E38CF" w:rsidRPr="005E38CF" w:rsidRDefault="005E38CF" w:rsidP="005E38CF">
      <w:r w:rsidRPr="005E38CF">
        <w:t>A class should be declared as abstract</w:t>
      </w:r>
    </w:p>
    <w:p w14:paraId="05C8160B" w14:textId="77777777" w:rsidR="005E38CF" w:rsidRPr="005E38CF" w:rsidRDefault="005E38CF" w:rsidP="005E38CF">
      <w:pPr>
        <w:numPr>
          <w:ilvl w:val="0"/>
          <w:numId w:val="2"/>
        </w:numPr>
      </w:pPr>
      <w:r w:rsidRPr="005E38CF">
        <w:t>If it has any abstract methods</w:t>
      </w:r>
    </w:p>
    <w:p w14:paraId="68024A35" w14:textId="77777777" w:rsidR="005E38CF" w:rsidRPr="005E38CF" w:rsidRDefault="005E38CF" w:rsidP="005E38CF">
      <w:pPr>
        <w:numPr>
          <w:ilvl w:val="0"/>
          <w:numId w:val="2"/>
        </w:numPr>
      </w:pPr>
      <w:r w:rsidRPr="005E38CF">
        <w:t>If it does not provide implementation to any of the abstract methods it inherited</w:t>
      </w:r>
    </w:p>
    <w:p w14:paraId="3AE5C585" w14:textId="77777777" w:rsidR="005E38CF" w:rsidRPr="005E38CF" w:rsidRDefault="005E38CF" w:rsidP="005E38CF">
      <w:pPr>
        <w:numPr>
          <w:ilvl w:val="0"/>
          <w:numId w:val="2"/>
        </w:numPr>
      </w:pPr>
      <w:r w:rsidRPr="005E38CF">
        <w:t>If it does not provide implementation to any of the methods of an interface.</w:t>
      </w:r>
    </w:p>
    <w:p w14:paraId="1BD7593C" w14:textId="77777777" w:rsidR="005E38CF" w:rsidRPr="005E38CF" w:rsidRDefault="005E38CF" w:rsidP="005E38CF">
      <w:pPr>
        <w:rPr>
          <w:b/>
          <w:bCs/>
        </w:rPr>
      </w:pPr>
      <w:r w:rsidRPr="005E38CF">
        <w:rPr>
          <w:b/>
          <w:bCs/>
        </w:rPr>
        <w:t>When to use Abstract Methods in Java?</w:t>
      </w:r>
    </w:p>
    <w:p w14:paraId="2F870513" w14:textId="77777777" w:rsidR="005E38CF" w:rsidRPr="005E38CF" w:rsidRDefault="005E38CF" w:rsidP="005E38CF">
      <w:r w:rsidRPr="005E38CF">
        <w:t xml:space="preserve">Abstract methods are usually declared where two or more subclasses are expected to </w:t>
      </w:r>
      <w:proofErr w:type="spellStart"/>
      <w:r w:rsidRPr="005E38CF">
        <w:t>fulfill</w:t>
      </w:r>
      <w:proofErr w:type="spellEnd"/>
      <w:r w:rsidRPr="005E38CF">
        <w:t xml:space="preserve"> a similar role in different ways. Often the subclasses are required to </w:t>
      </w:r>
      <w:proofErr w:type="spellStart"/>
      <w:r w:rsidRPr="005E38CF">
        <w:t>fulfill</w:t>
      </w:r>
      <w:proofErr w:type="spellEnd"/>
      <w:r w:rsidRPr="005E38CF">
        <w:t xml:space="preserve"> an interface, so the abstract superclass might provide several of the interface methods, but leave the subclasses to implement their own variations of the abstract methods. Abstract classes can be thought of as part-complete templates that make it easier to write a series of subclasses.</w:t>
      </w:r>
    </w:p>
    <w:p w14:paraId="69DA7F2B" w14:textId="77777777" w:rsidR="005E38CF" w:rsidRPr="005E38CF" w:rsidRDefault="005E38CF" w:rsidP="005E38CF">
      <w:pPr>
        <w:rPr>
          <w:b/>
          <w:bCs/>
        </w:rPr>
      </w:pPr>
      <w:r w:rsidRPr="005E38CF">
        <w:rPr>
          <w:b/>
          <w:bCs/>
        </w:rPr>
        <w:t>Rules of Abstract Class and Abstract Methods in Java:</w:t>
      </w:r>
    </w:p>
    <w:p w14:paraId="7E4D8995" w14:textId="77777777" w:rsidR="005E38CF" w:rsidRPr="005E38CF" w:rsidRDefault="005E38CF" w:rsidP="005E38CF">
      <w:pPr>
        <w:rPr>
          <w:b/>
          <w:bCs/>
        </w:rPr>
      </w:pPr>
      <w:r w:rsidRPr="005E38CF">
        <w:rPr>
          <w:b/>
          <w:bCs/>
        </w:rPr>
        <w:t>Rule1:</w:t>
      </w:r>
    </w:p>
    <w:p w14:paraId="7FA407B8" w14:textId="77777777" w:rsidR="005E38CF" w:rsidRPr="005E38CF" w:rsidRDefault="005E38CF" w:rsidP="005E38CF">
      <w:r w:rsidRPr="005E38CF">
        <w:t xml:space="preserve">If the method does not have a </w:t>
      </w:r>
      <w:proofErr w:type="gramStart"/>
      <w:r w:rsidRPr="005E38CF">
        <w:t>body</w:t>
      </w:r>
      <w:proofErr w:type="gramEnd"/>
      <w:r w:rsidRPr="005E38CF">
        <w:t xml:space="preserve"> it should be declared as abstract using the abstract modifier else it leads to CE: “</w:t>
      </w:r>
      <w:r w:rsidRPr="005E38CF">
        <w:rPr>
          <w:b/>
          <w:bCs/>
        </w:rPr>
        <w:t>missing method body or declared abstract</w:t>
      </w:r>
      <w:r w:rsidRPr="005E38CF">
        <w:t>”</w:t>
      </w:r>
    </w:p>
    <w:p w14:paraId="52C921F1" w14:textId="77777777" w:rsidR="005E38CF" w:rsidRPr="005E38CF" w:rsidRDefault="005E38CF" w:rsidP="005E38CF">
      <w:r w:rsidRPr="005E38CF">
        <w:rPr>
          <w:b/>
          <w:bCs/>
        </w:rPr>
        <w:t>public</w:t>
      </w:r>
      <w:r w:rsidRPr="005E38CF">
        <w:t xml:space="preserve"> </w:t>
      </w:r>
      <w:r w:rsidRPr="005E38CF">
        <w:rPr>
          <w:b/>
          <w:bCs/>
        </w:rPr>
        <w:t>class</w:t>
      </w:r>
      <w:r w:rsidRPr="005E38CF">
        <w:t xml:space="preserve"> Example</w:t>
      </w:r>
    </w:p>
    <w:p w14:paraId="0927FD63" w14:textId="77777777" w:rsidR="005E38CF" w:rsidRPr="005E38CF" w:rsidRDefault="005E38CF" w:rsidP="005E38CF">
      <w:r w:rsidRPr="005E38CF">
        <w:rPr>
          <w:b/>
          <w:bCs/>
        </w:rPr>
        <w:lastRenderedPageBreak/>
        <w:t>{</w:t>
      </w:r>
    </w:p>
    <w:p w14:paraId="5E30627B" w14:textId="77777777" w:rsidR="005E38CF" w:rsidRPr="005E38CF" w:rsidRDefault="005E38CF" w:rsidP="005E38CF">
      <w:r w:rsidRPr="005E38CF">
        <w:rPr>
          <w:b/>
          <w:bCs/>
        </w:rPr>
        <w:t>void</w:t>
      </w:r>
      <w:r w:rsidRPr="005E38CF">
        <w:t xml:space="preserve"> m1</w:t>
      </w:r>
      <w:r w:rsidRPr="005E38CF">
        <w:rPr>
          <w:b/>
          <w:bCs/>
        </w:rPr>
        <w:t>()</w:t>
      </w:r>
      <w:r w:rsidRPr="005E38CF">
        <w:t>; //CE: missing method body or declared abstract</w:t>
      </w:r>
    </w:p>
    <w:p w14:paraId="013EE646" w14:textId="77777777" w:rsidR="005E38CF" w:rsidRPr="005E38CF" w:rsidRDefault="005E38CF" w:rsidP="005E38CF">
      <w:r w:rsidRPr="005E38CF">
        <w:rPr>
          <w:b/>
          <w:bCs/>
        </w:rPr>
        <w:t>}</w:t>
      </w:r>
    </w:p>
    <w:p w14:paraId="6514B9E2" w14:textId="77777777" w:rsidR="005E38CF" w:rsidRPr="005E38CF" w:rsidRDefault="005E38CF" w:rsidP="005E38CF">
      <w:r w:rsidRPr="005E38CF">
        <w:rPr>
          <w:b/>
          <w:bCs/>
        </w:rPr>
        <w:t>CE: missing method body or declared abstract</w:t>
      </w:r>
    </w:p>
    <w:p w14:paraId="672C049E" w14:textId="77777777" w:rsidR="005E38CF" w:rsidRPr="005E38CF" w:rsidRDefault="005E38CF" w:rsidP="005E38CF">
      <w:pPr>
        <w:rPr>
          <w:b/>
          <w:bCs/>
        </w:rPr>
      </w:pPr>
      <w:r w:rsidRPr="005E38CF">
        <w:rPr>
          <w:b/>
          <w:bCs/>
        </w:rPr>
        <w:t>Rule2:</w:t>
      </w:r>
    </w:p>
    <w:p w14:paraId="1EBA0DD2" w14:textId="77777777" w:rsidR="005E38CF" w:rsidRPr="005E38CF" w:rsidRDefault="005E38CF" w:rsidP="005E38CF">
      <w:r w:rsidRPr="005E38CF">
        <w:t xml:space="preserve">If a class has an abstract </w:t>
      </w:r>
      <w:proofErr w:type="gramStart"/>
      <w:r w:rsidRPr="005E38CF">
        <w:t>method</w:t>
      </w:r>
      <w:proofErr w:type="gramEnd"/>
      <w:r w:rsidRPr="005E38CF">
        <w:t xml:space="preserve"> it should be declared as abstract by using the keyword abstract else it leads to </w:t>
      </w:r>
      <w:r w:rsidRPr="005E38CF">
        <w:rPr>
          <w:b/>
          <w:bCs/>
        </w:rPr>
        <w:t>CE: class is not abstract and does not override the abstract method in the class</w:t>
      </w:r>
      <w:r w:rsidRPr="005E38CF">
        <w:t>.</w:t>
      </w:r>
    </w:p>
    <w:p w14:paraId="62B104C2" w14:textId="77777777" w:rsidR="005E38CF" w:rsidRPr="005E38CF" w:rsidRDefault="005E38CF" w:rsidP="005E38CF">
      <w:r w:rsidRPr="005E38CF">
        <w:rPr>
          <w:b/>
          <w:bCs/>
        </w:rPr>
        <w:t>public</w:t>
      </w:r>
      <w:r w:rsidRPr="005E38CF">
        <w:t xml:space="preserve"> </w:t>
      </w:r>
      <w:r w:rsidRPr="005E38CF">
        <w:rPr>
          <w:b/>
          <w:bCs/>
        </w:rPr>
        <w:t>class</w:t>
      </w:r>
      <w:r w:rsidRPr="005E38CF">
        <w:t xml:space="preserve"> Example</w:t>
      </w:r>
    </w:p>
    <w:p w14:paraId="3C106DA7" w14:textId="77777777" w:rsidR="005E38CF" w:rsidRPr="005E38CF" w:rsidRDefault="005E38CF" w:rsidP="005E38CF">
      <w:r w:rsidRPr="005E38CF">
        <w:rPr>
          <w:b/>
          <w:bCs/>
        </w:rPr>
        <w:t>{</w:t>
      </w:r>
    </w:p>
    <w:p w14:paraId="5D4B7E13" w14:textId="77777777" w:rsidR="005E38CF" w:rsidRPr="005E38CF" w:rsidRDefault="005E38CF" w:rsidP="005E38CF">
      <w:r w:rsidRPr="005E38CF">
        <w:rPr>
          <w:b/>
          <w:bCs/>
        </w:rPr>
        <w:t>abstract</w:t>
      </w:r>
      <w:r w:rsidRPr="005E38CF">
        <w:t xml:space="preserve"> </w:t>
      </w:r>
      <w:r w:rsidRPr="005E38CF">
        <w:rPr>
          <w:b/>
          <w:bCs/>
        </w:rPr>
        <w:t>void</w:t>
      </w:r>
      <w:r w:rsidRPr="005E38CF">
        <w:t xml:space="preserve"> m1</w:t>
      </w:r>
      <w:r w:rsidRPr="005E38CF">
        <w:rPr>
          <w:b/>
          <w:bCs/>
        </w:rPr>
        <w:t>()</w:t>
      </w:r>
      <w:r w:rsidRPr="005E38CF">
        <w:t>;</w:t>
      </w:r>
    </w:p>
    <w:p w14:paraId="34309A03" w14:textId="77777777" w:rsidR="005E38CF" w:rsidRPr="005E38CF" w:rsidRDefault="005E38CF" w:rsidP="005E38CF">
      <w:r w:rsidRPr="005E38CF">
        <w:rPr>
          <w:b/>
          <w:bCs/>
        </w:rPr>
        <w:t>}</w:t>
      </w:r>
    </w:p>
    <w:p w14:paraId="47912946" w14:textId="77777777" w:rsidR="005E38CF" w:rsidRPr="005E38CF" w:rsidRDefault="005E38CF" w:rsidP="005E38CF">
      <w:r w:rsidRPr="005E38CF">
        <w:rPr>
          <w:b/>
          <w:bCs/>
        </w:rPr>
        <w:t>CE:</w:t>
      </w:r>
      <w:r w:rsidRPr="005E38CF">
        <w:t> </w:t>
      </w:r>
      <w:r w:rsidRPr="005E38CF">
        <w:rPr>
          <w:b/>
          <w:bCs/>
        </w:rPr>
        <w:t>Example is not abstract and does not override abstract method m1() in Example. </w:t>
      </w:r>
      <w:r w:rsidRPr="005E38CF">
        <w:t>The correct syntax is given below.</w:t>
      </w:r>
    </w:p>
    <w:p w14:paraId="26E94783" w14:textId="77777777" w:rsidR="005E38CF" w:rsidRPr="005E38CF" w:rsidRDefault="005E38CF" w:rsidP="005E38CF">
      <w:r w:rsidRPr="005E38CF">
        <w:rPr>
          <w:b/>
          <w:bCs/>
        </w:rPr>
        <w:t>abstract</w:t>
      </w:r>
      <w:r w:rsidRPr="005E38CF">
        <w:t xml:space="preserve"> </w:t>
      </w:r>
      <w:r w:rsidRPr="005E38CF">
        <w:rPr>
          <w:b/>
          <w:bCs/>
        </w:rPr>
        <w:t>class</w:t>
      </w:r>
      <w:r w:rsidRPr="005E38CF">
        <w:t xml:space="preserve"> Example</w:t>
      </w:r>
    </w:p>
    <w:p w14:paraId="5E692156" w14:textId="77777777" w:rsidR="005E38CF" w:rsidRPr="005E38CF" w:rsidRDefault="005E38CF" w:rsidP="005E38CF">
      <w:r w:rsidRPr="005E38CF">
        <w:rPr>
          <w:b/>
          <w:bCs/>
        </w:rPr>
        <w:t>{</w:t>
      </w:r>
    </w:p>
    <w:p w14:paraId="0230DBA7" w14:textId="77777777" w:rsidR="005E38CF" w:rsidRPr="005E38CF" w:rsidRDefault="005E38CF" w:rsidP="005E38CF">
      <w:r w:rsidRPr="005E38CF">
        <w:rPr>
          <w:b/>
          <w:bCs/>
        </w:rPr>
        <w:t>abstract</w:t>
      </w:r>
      <w:r w:rsidRPr="005E38CF">
        <w:t xml:space="preserve"> </w:t>
      </w:r>
      <w:r w:rsidRPr="005E38CF">
        <w:rPr>
          <w:b/>
          <w:bCs/>
        </w:rPr>
        <w:t>void</w:t>
      </w:r>
      <w:r w:rsidRPr="005E38CF">
        <w:t xml:space="preserve"> m1</w:t>
      </w:r>
      <w:r w:rsidRPr="005E38CF">
        <w:rPr>
          <w:b/>
          <w:bCs/>
        </w:rPr>
        <w:t>()</w:t>
      </w:r>
      <w:r w:rsidRPr="005E38CF">
        <w:t>;</w:t>
      </w:r>
    </w:p>
    <w:p w14:paraId="27674F5D" w14:textId="77777777" w:rsidR="005E38CF" w:rsidRPr="005E38CF" w:rsidRDefault="005E38CF" w:rsidP="005E38CF">
      <w:r w:rsidRPr="005E38CF">
        <w:rPr>
          <w:b/>
          <w:bCs/>
        </w:rPr>
        <w:t>}</w:t>
      </w:r>
    </w:p>
    <w:p w14:paraId="415C7762" w14:textId="77777777" w:rsidR="005E38CF" w:rsidRPr="005E38CF" w:rsidRDefault="005E38CF" w:rsidP="005E38CF">
      <w:pPr>
        <w:rPr>
          <w:b/>
          <w:bCs/>
        </w:rPr>
      </w:pPr>
      <w:r w:rsidRPr="005E38CF">
        <w:rPr>
          <w:b/>
          <w:bCs/>
        </w:rPr>
        <w:t>Rule3:</w:t>
      </w:r>
    </w:p>
    <w:p w14:paraId="135CB7DB" w14:textId="77777777" w:rsidR="005E38CF" w:rsidRPr="005E38CF" w:rsidRDefault="005E38CF" w:rsidP="005E38CF">
      <w:r w:rsidRPr="005E38CF">
        <w:t>If a class is declared as abstract it cannot be instantiated violation leads to compile-time Error.</w:t>
      </w:r>
    </w:p>
    <w:p w14:paraId="67060A73" w14:textId="77777777" w:rsidR="005E38CF" w:rsidRPr="005E38CF" w:rsidRDefault="005E38CF" w:rsidP="005E38CF">
      <w:r w:rsidRPr="005E38CF">
        <w:rPr>
          <w:b/>
          <w:bCs/>
        </w:rPr>
        <w:t>abstract</w:t>
      </w:r>
      <w:r w:rsidRPr="005E38CF">
        <w:t xml:space="preserve"> </w:t>
      </w:r>
      <w:r w:rsidRPr="005E38CF">
        <w:rPr>
          <w:b/>
          <w:bCs/>
        </w:rPr>
        <w:t>class</w:t>
      </w:r>
      <w:r w:rsidRPr="005E38CF">
        <w:t xml:space="preserve"> Example</w:t>
      </w:r>
    </w:p>
    <w:p w14:paraId="6DCBB8F6" w14:textId="77777777" w:rsidR="005E38CF" w:rsidRPr="005E38CF" w:rsidRDefault="005E38CF" w:rsidP="005E38CF">
      <w:r w:rsidRPr="005E38CF">
        <w:rPr>
          <w:b/>
          <w:bCs/>
        </w:rPr>
        <w:t>{</w:t>
      </w:r>
    </w:p>
    <w:p w14:paraId="3B83B7BE" w14:textId="77777777" w:rsidR="005E38CF" w:rsidRPr="005E38CF" w:rsidRDefault="005E38CF" w:rsidP="005E38CF">
      <w:r w:rsidRPr="005E38CF">
        <w:rPr>
          <w:b/>
          <w:bCs/>
        </w:rPr>
        <w:t>abstract</w:t>
      </w:r>
      <w:r w:rsidRPr="005E38CF">
        <w:t xml:space="preserve"> </w:t>
      </w:r>
      <w:r w:rsidRPr="005E38CF">
        <w:rPr>
          <w:b/>
          <w:bCs/>
        </w:rPr>
        <w:t>void</w:t>
      </w:r>
      <w:r w:rsidRPr="005E38CF">
        <w:t xml:space="preserve"> m1</w:t>
      </w:r>
      <w:r w:rsidRPr="005E38CF">
        <w:rPr>
          <w:b/>
          <w:bCs/>
        </w:rPr>
        <w:t>()</w:t>
      </w:r>
      <w:r w:rsidRPr="005E38CF">
        <w:t>;</w:t>
      </w:r>
    </w:p>
    <w:p w14:paraId="472CCFF6" w14:textId="77777777" w:rsidR="005E38CF" w:rsidRPr="005E38CF" w:rsidRDefault="005E38CF" w:rsidP="005E38CF">
      <w:r w:rsidRPr="005E38CF">
        <w:rPr>
          <w:b/>
          <w:bCs/>
        </w:rPr>
        <w:t>public</w:t>
      </w:r>
      <w:r w:rsidRPr="005E38CF">
        <w:t xml:space="preserve"> </w:t>
      </w:r>
      <w:r w:rsidRPr="005E38CF">
        <w:rPr>
          <w:b/>
          <w:bCs/>
        </w:rPr>
        <w:t>static</w:t>
      </w:r>
      <w:r w:rsidRPr="005E38CF">
        <w:t xml:space="preserve"> </w:t>
      </w:r>
      <w:r w:rsidRPr="005E38CF">
        <w:rPr>
          <w:b/>
          <w:bCs/>
        </w:rPr>
        <w:t>void</w:t>
      </w:r>
      <w:r w:rsidRPr="005E38CF">
        <w:t xml:space="preserve"> </w:t>
      </w:r>
      <w:proofErr w:type="gramStart"/>
      <w:r w:rsidRPr="005E38CF">
        <w:t>main</w:t>
      </w:r>
      <w:r w:rsidRPr="005E38CF">
        <w:rPr>
          <w:b/>
          <w:bCs/>
        </w:rPr>
        <w:t>(</w:t>
      </w:r>
      <w:proofErr w:type="gramEnd"/>
      <w:r w:rsidRPr="005E38CF">
        <w:rPr>
          <w:b/>
          <w:bCs/>
        </w:rPr>
        <w:t>String</w:t>
      </w:r>
      <w:r w:rsidRPr="005E38CF">
        <w:t xml:space="preserve"> </w:t>
      </w:r>
      <w:proofErr w:type="spellStart"/>
      <w:proofErr w:type="gramStart"/>
      <w:r w:rsidRPr="005E38CF">
        <w:t>args</w:t>
      </w:r>
      <w:proofErr w:type="spellEnd"/>
      <w:r w:rsidRPr="005E38CF">
        <w:rPr>
          <w:b/>
          <w:bCs/>
        </w:rPr>
        <w:t>[</w:t>
      </w:r>
      <w:proofErr w:type="gramEnd"/>
      <w:r w:rsidRPr="005E38CF">
        <w:rPr>
          <w:b/>
          <w:bCs/>
        </w:rPr>
        <w:t>])</w:t>
      </w:r>
    </w:p>
    <w:p w14:paraId="1D32E557" w14:textId="77777777" w:rsidR="005E38CF" w:rsidRPr="005E38CF" w:rsidRDefault="005E38CF" w:rsidP="005E38CF">
      <w:r w:rsidRPr="005E38CF">
        <w:rPr>
          <w:b/>
          <w:bCs/>
        </w:rPr>
        <w:t>{</w:t>
      </w:r>
    </w:p>
    <w:p w14:paraId="4494ED55" w14:textId="77777777" w:rsidR="005E38CF" w:rsidRPr="005E38CF" w:rsidRDefault="005E38CF" w:rsidP="005E38CF">
      <w:r w:rsidRPr="005E38CF">
        <w:t xml:space="preserve">Example e = new </w:t>
      </w:r>
      <w:proofErr w:type="gramStart"/>
      <w:r w:rsidRPr="005E38CF">
        <w:t>Example</w:t>
      </w:r>
      <w:r w:rsidRPr="005E38CF">
        <w:rPr>
          <w:b/>
          <w:bCs/>
        </w:rPr>
        <w:t>(</w:t>
      </w:r>
      <w:proofErr w:type="gramEnd"/>
      <w:r w:rsidRPr="005E38CF">
        <w:rPr>
          <w:b/>
          <w:bCs/>
        </w:rPr>
        <w:t>)</w:t>
      </w:r>
      <w:r w:rsidRPr="005E38CF">
        <w:t>;</w:t>
      </w:r>
    </w:p>
    <w:p w14:paraId="2061AE99" w14:textId="77777777" w:rsidR="005E38CF" w:rsidRPr="005E38CF" w:rsidRDefault="005E38CF" w:rsidP="005E38CF">
      <w:r w:rsidRPr="005E38CF">
        <w:rPr>
          <w:b/>
          <w:bCs/>
        </w:rPr>
        <w:t>}</w:t>
      </w:r>
    </w:p>
    <w:p w14:paraId="5E73D974" w14:textId="77777777" w:rsidR="005E38CF" w:rsidRPr="005E38CF" w:rsidRDefault="005E38CF" w:rsidP="005E38CF">
      <w:r w:rsidRPr="005E38CF">
        <w:rPr>
          <w:b/>
          <w:bCs/>
        </w:rPr>
        <w:t>}</w:t>
      </w:r>
    </w:p>
    <w:p w14:paraId="1D6A27FC" w14:textId="77777777" w:rsidR="005E38CF" w:rsidRPr="005E38CF" w:rsidRDefault="005E38CF" w:rsidP="005E38CF">
      <w:r w:rsidRPr="005E38CF">
        <w:rPr>
          <w:b/>
          <w:bCs/>
        </w:rPr>
        <w:t>CE:</w:t>
      </w:r>
      <w:r w:rsidRPr="005E38CF">
        <w:t> </w:t>
      </w:r>
      <w:r w:rsidRPr="005E38CF">
        <w:rPr>
          <w:b/>
          <w:bCs/>
        </w:rPr>
        <w:t>Example is abstract, cannot be instantiated</w:t>
      </w:r>
    </w:p>
    <w:p w14:paraId="0C8CB728" w14:textId="77777777" w:rsidR="005E38CF" w:rsidRPr="005E38CF" w:rsidRDefault="005E38CF" w:rsidP="005E38CF">
      <w:pPr>
        <w:rPr>
          <w:b/>
          <w:bCs/>
        </w:rPr>
      </w:pPr>
      <w:r w:rsidRPr="005E38CF">
        <w:rPr>
          <w:b/>
          <w:bCs/>
        </w:rPr>
        <w:t>Why abstract class cannot be instantiated?</w:t>
      </w:r>
    </w:p>
    <w:p w14:paraId="0D5B2D63" w14:textId="77777777" w:rsidR="005E38CF" w:rsidRPr="005E38CF" w:rsidRDefault="005E38CF" w:rsidP="005E38CF">
      <w:r w:rsidRPr="005E38CF">
        <w:t xml:space="preserve">Because it is not a fully implemented class so its abstract methods cannot be executed. If the compiler allows us to create an object for an abstract </w:t>
      </w:r>
      <w:proofErr w:type="gramStart"/>
      <w:r w:rsidRPr="005E38CF">
        <w:t>class</w:t>
      </w:r>
      <w:proofErr w:type="gramEnd"/>
      <w:r w:rsidRPr="005E38CF">
        <w:t xml:space="preserve"> we can invoke the abstract method using that object which cannot be executed by JVM at runtime. Hence to restrict calling abstract methods, the compiler does not allow us to instantiate an abstract class.</w:t>
      </w:r>
    </w:p>
    <w:p w14:paraId="7DE8D6C0" w14:textId="77777777" w:rsidR="005E38CF" w:rsidRPr="005E38CF" w:rsidRDefault="005E38CF" w:rsidP="005E38CF">
      <w:pPr>
        <w:rPr>
          <w:b/>
          <w:bCs/>
        </w:rPr>
      </w:pPr>
      <w:r w:rsidRPr="005E38CF">
        <w:rPr>
          <w:b/>
          <w:bCs/>
        </w:rPr>
        <w:lastRenderedPageBreak/>
        <w:t>Who will provide implementation (body) for abstract methods?</w:t>
      </w:r>
    </w:p>
    <w:p w14:paraId="68836EE5" w14:textId="77777777" w:rsidR="005E38CF" w:rsidRPr="005E38CF" w:rsidRDefault="005E38CF" w:rsidP="005E38CF">
      <w:r w:rsidRPr="005E38CF">
        <w:t xml:space="preserve">Sub-class developers provide the body for abstract methods according to their business requirements. </w:t>
      </w:r>
      <w:proofErr w:type="gramStart"/>
      <w:r w:rsidRPr="005E38CF">
        <w:t>Basically</w:t>
      </w:r>
      <w:proofErr w:type="gramEnd"/>
      <w:r w:rsidRPr="005E38CF">
        <w:t xml:space="preserve"> in projects, abstract methods (method prototypes) are defined by superclass developers and they are implemented by sub-class developers. Implemented means providing the method body with logic.</w:t>
      </w:r>
    </w:p>
    <w:p w14:paraId="15423DCE" w14:textId="77777777" w:rsidR="005E38CF" w:rsidRPr="005E38CF" w:rsidRDefault="005E38CF" w:rsidP="005E38CF">
      <w:pPr>
        <w:rPr>
          <w:b/>
          <w:bCs/>
        </w:rPr>
      </w:pPr>
      <w:r w:rsidRPr="005E38CF">
        <w:rPr>
          <w:b/>
          <w:bCs/>
        </w:rPr>
        <w:t>Rule4:</w:t>
      </w:r>
    </w:p>
    <w:p w14:paraId="2949CFEB" w14:textId="77777777" w:rsidR="005E38CF" w:rsidRPr="005E38CF" w:rsidRDefault="005E38CF" w:rsidP="005E38CF">
      <w:r w:rsidRPr="005E38CF">
        <w:t>The subclass of an abstract class should override all abstract methods or it should be declared as abstract else it leads to CE:</w:t>
      </w:r>
    </w:p>
    <w:p w14:paraId="0FBA3A2C" w14:textId="77777777" w:rsidR="005E38CF" w:rsidRPr="005E38CF" w:rsidRDefault="005E38CF" w:rsidP="005E38CF">
      <w:r w:rsidRPr="005E38CF">
        <w:rPr>
          <w:b/>
          <w:bCs/>
        </w:rPr>
        <w:t>abstract</w:t>
      </w:r>
      <w:r w:rsidRPr="005E38CF">
        <w:t xml:space="preserve"> </w:t>
      </w:r>
      <w:r w:rsidRPr="005E38CF">
        <w:rPr>
          <w:b/>
          <w:bCs/>
        </w:rPr>
        <w:t>class</w:t>
      </w:r>
      <w:r w:rsidRPr="005E38CF">
        <w:t xml:space="preserve"> Example</w:t>
      </w:r>
    </w:p>
    <w:p w14:paraId="76566E9E" w14:textId="77777777" w:rsidR="005E38CF" w:rsidRPr="005E38CF" w:rsidRDefault="005E38CF" w:rsidP="005E38CF">
      <w:r w:rsidRPr="005E38CF">
        <w:rPr>
          <w:b/>
          <w:bCs/>
        </w:rPr>
        <w:t>{</w:t>
      </w:r>
    </w:p>
    <w:p w14:paraId="6CDE8BEC" w14:textId="77777777" w:rsidR="005E38CF" w:rsidRPr="005E38CF" w:rsidRDefault="005E38CF" w:rsidP="005E38CF">
      <w:r w:rsidRPr="005E38CF">
        <w:rPr>
          <w:b/>
          <w:bCs/>
        </w:rPr>
        <w:t>abstract</w:t>
      </w:r>
      <w:r w:rsidRPr="005E38CF">
        <w:t xml:space="preserve"> </w:t>
      </w:r>
      <w:r w:rsidRPr="005E38CF">
        <w:rPr>
          <w:b/>
          <w:bCs/>
        </w:rPr>
        <w:t>void</w:t>
      </w:r>
      <w:r w:rsidRPr="005E38CF">
        <w:t xml:space="preserve"> m1</w:t>
      </w:r>
      <w:r w:rsidRPr="005E38CF">
        <w:rPr>
          <w:b/>
          <w:bCs/>
        </w:rPr>
        <w:t>()</w:t>
      </w:r>
      <w:r w:rsidRPr="005E38CF">
        <w:t>;</w:t>
      </w:r>
    </w:p>
    <w:p w14:paraId="30AAC58F" w14:textId="77777777" w:rsidR="005E38CF" w:rsidRPr="005E38CF" w:rsidRDefault="005E38CF" w:rsidP="005E38CF">
      <w:r w:rsidRPr="005E38CF">
        <w:rPr>
          <w:b/>
          <w:bCs/>
        </w:rPr>
        <w:t>abstract</w:t>
      </w:r>
      <w:r w:rsidRPr="005E38CF">
        <w:t xml:space="preserve"> </w:t>
      </w:r>
      <w:r w:rsidRPr="005E38CF">
        <w:rPr>
          <w:b/>
          <w:bCs/>
        </w:rPr>
        <w:t>void</w:t>
      </w:r>
      <w:r w:rsidRPr="005E38CF">
        <w:t xml:space="preserve"> m2</w:t>
      </w:r>
      <w:r w:rsidRPr="005E38CF">
        <w:rPr>
          <w:b/>
          <w:bCs/>
        </w:rPr>
        <w:t>()</w:t>
      </w:r>
      <w:r w:rsidRPr="005E38CF">
        <w:t>;</w:t>
      </w:r>
    </w:p>
    <w:p w14:paraId="2269DD49" w14:textId="77777777" w:rsidR="005E38CF" w:rsidRPr="005E38CF" w:rsidRDefault="005E38CF" w:rsidP="005E38CF">
      <w:r w:rsidRPr="005E38CF">
        <w:rPr>
          <w:b/>
          <w:bCs/>
        </w:rPr>
        <w:t>}</w:t>
      </w:r>
    </w:p>
    <w:p w14:paraId="525B074B" w14:textId="77777777" w:rsidR="005E38CF" w:rsidRPr="005E38CF" w:rsidRDefault="005E38CF" w:rsidP="005E38CF">
      <w:r w:rsidRPr="005E38CF">
        <w:rPr>
          <w:b/>
          <w:bCs/>
        </w:rPr>
        <w:t>class</w:t>
      </w:r>
      <w:r w:rsidRPr="005E38CF">
        <w:t xml:space="preserve"> Sample </w:t>
      </w:r>
      <w:r w:rsidRPr="005E38CF">
        <w:rPr>
          <w:b/>
          <w:bCs/>
        </w:rPr>
        <w:t>extends</w:t>
      </w:r>
      <w:r w:rsidRPr="005E38CF">
        <w:t xml:space="preserve"> Example</w:t>
      </w:r>
    </w:p>
    <w:p w14:paraId="0933B6EB" w14:textId="77777777" w:rsidR="005E38CF" w:rsidRPr="005E38CF" w:rsidRDefault="005E38CF" w:rsidP="005E38CF">
      <w:r w:rsidRPr="005E38CF">
        <w:rPr>
          <w:b/>
          <w:bCs/>
        </w:rPr>
        <w:t>{</w:t>
      </w:r>
    </w:p>
    <w:p w14:paraId="1FFD13B7" w14:textId="77777777" w:rsidR="005E38CF" w:rsidRPr="005E38CF" w:rsidRDefault="005E38CF" w:rsidP="005E38CF">
      <w:r w:rsidRPr="005E38CF">
        <w:rPr>
          <w:b/>
          <w:bCs/>
        </w:rPr>
        <w:t>void</w:t>
      </w:r>
      <w:r w:rsidRPr="005E38CF">
        <w:t xml:space="preserve"> m1</w:t>
      </w:r>
      <w:r w:rsidRPr="005E38CF">
        <w:rPr>
          <w:b/>
          <w:bCs/>
        </w:rPr>
        <w:t>()</w:t>
      </w:r>
    </w:p>
    <w:p w14:paraId="4AEA0BC0" w14:textId="77777777" w:rsidR="005E38CF" w:rsidRPr="005E38CF" w:rsidRDefault="005E38CF" w:rsidP="005E38CF">
      <w:r w:rsidRPr="005E38CF">
        <w:rPr>
          <w:b/>
          <w:bCs/>
        </w:rPr>
        <w:t>{</w:t>
      </w:r>
    </w:p>
    <w:p w14:paraId="0FD1AE67" w14:textId="77777777" w:rsidR="005E38CF" w:rsidRPr="005E38CF" w:rsidRDefault="005E38CF" w:rsidP="005E38CF">
      <w:proofErr w:type="spellStart"/>
      <w:r w:rsidRPr="005E38CF">
        <w:t>System.out.println</w:t>
      </w:r>
      <w:proofErr w:type="spellEnd"/>
      <w:r w:rsidRPr="005E38CF">
        <w:rPr>
          <w:b/>
          <w:bCs/>
        </w:rPr>
        <w:t>(</w:t>
      </w:r>
      <w:r w:rsidRPr="005E38CF">
        <w:t>"m1 method"</w:t>
      </w:r>
      <w:r w:rsidRPr="005E38CF">
        <w:rPr>
          <w:b/>
          <w:bCs/>
        </w:rPr>
        <w:t>)</w:t>
      </w:r>
      <w:r w:rsidRPr="005E38CF">
        <w:t>;</w:t>
      </w:r>
    </w:p>
    <w:p w14:paraId="7A1C5D3D" w14:textId="77777777" w:rsidR="005E38CF" w:rsidRPr="005E38CF" w:rsidRDefault="005E38CF" w:rsidP="005E38CF">
      <w:r w:rsidRPr="005E38CF">
        <w:rPr>
          <w:b/>
          <w:bCs/>
        </w:rPr>
        <w:t>}</w:t>
      </w:r>
    </w:p>
    <w:p w14:paraId="2D31D35D" w14:textId="77777777" w:rsidR="005E38CF" w:rsidRPr="005E38CF" w:rsidRDefault="005E38CF" w:rsidP="005E38CF">
      <w:r w:rsidRPr="005E38CF">
        <w:rPr>
          <w:b/>
          <w:bCs/>
        </w:rPr>
        <w:t>}</w:t>
      </w:r>
    </w:p>
    <w:p w14:paraId="6B866755" w14:textId="77777777" w:rsidR="005E38CF" w:rsidRPr="005E38CF" w:rsidRDefault="005E38CF" w:rsidP="005E38CF">
      <w:pPr>
        <w:rPr>
          <w:b/>
          <w:bCs/>
        </w:rPr>
      </w:pPr>
      <w:r w:rsidRPr="005E38CF">
        <w:rPr>
          <w:b/>
          <w:bCs/>
        </w:rPr>
        <w:t>Solutions:</w:t>
      </w:r>
    </w:p>
    <w:p w14:paraId="1E370BD6" w14:textId="77777777" w:rsidR="005E38CF" w:rsidRPr="005E38CF" w:rsidRDefault="005E38CF" w:rsidP="005E38CF">
      <w:r w:rsidRPr="005E38CF">
        <w:rPr>
          <w:b/>
          <w:bCs/>
        </w:rPr>
        <w:t>Declare the class as abstract</w:t>
      </w:r>
    </w:p>
    <w:p w14:paraId="40CDD035" w14:textId="77777777" w:rsidR="005E38CF" w:rsidRPr="005E38CF" w:rsidRDefault="005E38CF" w:rsidP="005E38CF">
      <w:r w:rsidRPr="005E38CF">
        <w:rPr>
          <w:b/>
          <w:bCs/>
        </w:rPr>
        <w:t>abstract</w:t>
      </w:r>
      <w:r w:rsidRPr="005E38CF">
        <w:t xml:space="preserve"> </w:t>
      </w:r>
      <w:r w:rsidRPr="005E38CF">
        <w:rPr>
          <w:b/>
          <w:bCs/>
        </w:rPr>
        <w:t>class</w:t>
      </w:r>
      <w:r w:rsidRPr="005E38CF">
        <w:t xml:space="preserve"> Sample </w:t>
      </w:r>
      <w:r w:rsidRPr="005E38CF">
        <w:rPr>
          <w:b/>
          <w:bCs/>
        </w:rPr>
        <w:t>extends</w:t>
      </w:r>
      <w:r w:rsidRPr="005E38CF">
        <w:t xml:space="preserve"> Example</w:t>
      </w:r>
    </w:p>
    <w:p w14:paraId="32B95553" w14:textId="77777777" w:rsidR="005E38CF" w:rsidRPr="005E38CF" w:rsidRDefault="005E38CF" w:rsidP="005E38CF">
      <w:r w:rsidRPr="005E38CF">
        <w:rPr>
          <w:b/>
          <w:bCs/>
        </w:rPr>
        <w:t>{</w:t>
      </w:r>
    </w:p>
    <w:p w14:paraId="0B0B235A" w14:textId="77777777" w:rsidR="005E38CF" w:rsidRPr="005E38CF" w:rsidRDefault="005E38CF" w:rsidP="005E38CF">
      <w:r w:rsidRPr="005E38CF">
        <w:rPr>
          <w:b/>
          <w:bCs/>
        </w:rPr>
        <w:t>void</w:t>
      </w:r>
      <w:r w:rsidRPr="005E38CF">
        <w:t xml:space="preserve"> m1 </w:t>
      </w:r>
      <w:r w:rsidRPr="005E38CF">
        <w:rPr>
          <w:b/>
          <w:bCs/>
        </w:rPr>
        <w:t>()</w:t>
      </w:r>
    </w:p>
    <w:p w14:paraId="4557F123" w14:textId="77777777" w:rsidR="005E38CF" w:rsidRPr="005E38CF" w:rsidRDefault="005E38CF" w:rsidP="005E38CF">
      <w:r w:rsidRPr="005E38CF">
        <w:rPr>
          <w:b/>
          <w:bCs/>
        </w:rPr>
        <w:t>{</w:t>
      </w:r>
    </w:p>
    <w:p w14:paraId="59CAA374" w14:textId="77777777" w:rsidR="005E38CF" w:rsidRPr="005E38CF" w:rsidRDefault="005E38CF" w:rsidP="005E38CF">
      <w:proofErr w:type="spellStart"/>
      <w:r w:rsidRPr="005E38CF">
        <w:t>System.out.println</w:t>
      </w:r>
      <w:proofErr w:type="spellEnd"/>
      <w:r w:rsidRPr="005E38CF">
        <w:t xml:space="preserve"> </w:t>
      </w:r>
      <w:r w:rsidRPr="005E38CF">
        <w:rPr>
          <w:b/>
          <w:bCs/>
        </w:rPr>
        <w:t>(</w:t>
      </w:r>
      <w:r w:rsidRPr="005E38CF">
        <w:t>"m1 method"</w:t>
      </w:r>
      <w:r w:rsidRPr="005E38CF">
        <w:rPr>
          <w:b/>
          <w:bCs/>
        </w:rPr>
        <w:t>)</w:t>
      </w:r>
      <w:r w:rsidRPr="005E38CF">
        <w:t>;</w:t>
      </w:r>
    </w:p>
    <w:p w14:paraId="4DED8DE1" w14:textId="77777777" w:rsidR="005E38CF" w:rsidRPr="005E38CF" w:rsidRDefault="005E38CF" w:rsidP="005E38CF">
      <w:r w:rsidRPr="005E38CF">
        <w:rPr>
          <w:b/>
          <w:bCs/>
        </w:rPr>
        <w:t>}</w:t>
      </w:r>
    </w:p>
    <w:p w14:paraId="2D68CA6E" w14:textId="77777777" w:rsidR="005E38CF" w:rsidRPr="005E38CF" w:rsidRDefault="005E38CF" w:rsidP="005E38CF">
      <w:r w:rsidRPr="005E38CF">
        <w:rPr>
          <w:b/>
          <w:bCs/>
        </w:rPr>
        <w:t>}</w:t>
      </w:r>
    </w:p>
    <w:p w14:paraId="282AA1B3" w14:textId="77777777" w:rsidR="005E38CF" w:rsidRPr="005E38CF" w:rsidRDefault="005E38CF" w:rsidP="005E38CF">
      <w:r w:rsidRPr="005E38CF">
        <w:rPr>
          <w:b/>
          <w:bCs/>
        </w:rPr>
        <w:t>Override both abstract methods</w:t>
      </w:r>
    </w:p>
    <w:p w14:paraId="068A0B4D" w14:textId="77777777" w:rsidR="005E38CF" w:rsidRPr="005E38CF" w:rsidRDefault="005E38CF" w:rsidP="005E38CF">
      <w:r w:rsidRPr="005E38CF">
        <w:rPr>
          <w:b/>
          <w:bCs/>
        </w:rPr>
        <w:t>abstract</w:t>
      </w:r>
      <w:r w:rsidRPr="005E38CF">
        <w:t xml:space="preserve"> </w:t>
      </w:r>
      <w:r w:rsidRPr="005E38CF">
        <w:rPr>
          <w:b/>
          <w:bCs/>
        </w:rPr>
        <w:t>class</w:t>
      </w:r>
      <w:r w:rsidRPr="005E38CF">
        <w:t xml:space="preserve"> Sample </w:t>
      </w:r>
      <w:r w:rsidRPr="005E38CF">
        <w:rPr>
          <w:b/>
          <w:bCs/>
        </w:rPr>
        <w:t>extends</w:t>
      </w:r>
      <w:r w:rsidRPr="005E38CF">
        <w:t xml:space="preserve"> Example</w:t>
      </w:r>
    </w:p>
    <w:p w14:paraId="78E03015" w14:textId="77777777" w:rsidR="005E38CF" w:rsidRPr="005E38CF" w:rsidRDefault="005E38CF" w:rsidP="005E38CF">
      <w:r w:rsidRPr="005E38CF">
        <w:rPr>
          <w:b/>
          <w:bCs/>
        </w:rPr>
        <w:t>{</w:t>
      </w:r>
    </w:p>
    <w:p w14:paraId="4BA18ECA" w14:textId="77777777" w:rsidR="005E38CF" w:rsidRPr="005E38CF" w:rsidRDefault="005E38CF" w:rsidP="005E38CF">
      <w:r w:rsidRPr="005E38CF">
        <w:rPr>
          <w:b/>
          <w:bCs/>
        </w:rPr>
        <w:lastRenderedPageBreak/>
        <w:t>void</w:t>
      </w:r>
      <w:r w:rsidRPr="005E38CF">
        <w:t xml:space="preserve"> m1</w:t>
      </w:r>
      <w:r w:rsidRPr="005E38CF">
        <w:rPr>
          <w:b/>
          <w:bCs/>
        </w:rPr>
        <w:t>()</w:t>
      </w:r>
    </w:p>
    <w:p w14:paraId="0FEFAA49" w14:textId="77777777" w:rsidR="005E38CF" w:rsidRPr="005E38CF" w:rsidRDefault="005E38CF" w:rsidP="005E38CF">
      <w:r w:rsidRPr="005E38CF">
        <w:rPr>
          <w:b/>
          <w:bCs/>
        </w:rPr>
        <w:t>{</w:t>
      </w:r>
    </w:p>
    <w:p w14:paraId="78647042" w14:textId="77777777" w:rsidR="005E38CF" w:rsidRPr="005E38CF" w:rsidRDefault="005E38CF" w:rsidP="005E38CF">
      <w:proofErr w:type="spellStart"/>
      <w:r w:rsidRPr="005E38CF">
        <w:t>System.out.println</w:t>
      </w:r>
      <w:proofErr w:type="spellEnd"/>
      <w:r w:rsidRPr="005E38CF">
        <w:rPr>
          <w:b/>
          <w:bCs/>
        </w:rPr>
        <w:t>(</w:t>
      </w:r>
      <w:r w:rsidRPr="005E38CF">
        <w:t>"m1 method"</w:t>
      </w:r>
      <w:r w:rsidRPr="005E38CF">
        <w:rPr>
          <w:b/>
          <w:bCs/>
        </w:rPr>
        <w:t>)</w:t>
      </w:r>
      <w:r w:rsidRPr="005E38CF">
        <w:t>;</w:t>
      </w:r>
    </w:p>
    <w:p w14:paraId="40338797" w14:textId="77777777" w:rsidR="005E38CF" w:rsidRPr="005E38CF" w:rsidRDefault="005E38CF" w:rsidP="005E38CF">
      <w:r w:rsidRPr="005E38CF">
        <w:rPr>
          <w:b/>
          <w:bCs/>
        </w:rPr>
        <w:t>}</w:t>
      </w:r>
    </w:p>
    <w:p w14:paraId="13E59030" w14:textId="77777777" w:rsidR="005E38CF" w:rsidRPr="005E38CF" w:rsidRDefault="005E38CF" w:rsidP="005E38CF">
      <w:r w:rsidRPr="005E38CF">
        <w:rPr>
          <w:b/>
          <w:bCs/>
        </w:rPr>
        <w:t>void</w:t>
      </w:r>
      <w:r w:rsidRPr="005E38CF">
        <w:t xml:space="preserve"> m2</w:t>
      </w:r>
      <w:r w:rsidRPr="005E38CF">
        <w:rPr>
          <w:b/>
          <w:bCs/>
        </w:rPr>
        <w:t>()</w:t>
      </w:r>
    </w:p>
    <w:p w14:paraId="68D93D3A" w14:textId="77777777" w:rsidR="005E38CF" w:rsidRPr="005E38CF" w:rsidRDefault="005E38CF" w:rsidP="005E38CF">
      <w:r w:rsidRPr="005E38CF">
        <w:rPr>
          <w:b/>
          <w:bCs/>
        </w:rPr>
        <w:t>{</w:t>
      </w:r>
    </w:p>
    <w:p w14:paraId="710ED852" w14:textId="77777777" w:rsidR="005E38CF" w:rsidRPr="005E38CF" w:rsidRDefault="005E38CF" w:rsidP="005E38CF">
      <w:proofErr w:type="spellStart"/>
      <w:r w:rsidRPr="005E38CF">
        <w:t>System.out.println</w:t>
      </w:r>
      <w:proofErr w:type="spellEnd"/>
      <w:r w:rsidRPr="005E38CF">
        <w:rPr>
          <w:b/>
          <w:bCs/>
        </w:rPr>
        <w:t>(</w:t>
      </w:r>
      <w:r w:rsidRPr="005E38CF">
        <w:t>"m2 method"</w:t>
      </w:r>
      <w:r w:rsidRPr="005E38CF">
        <w:rPr>
          <w:b/>
          <w:bCs/>
        </w:rPr>
        <w:t>)</w:t>
      </w:r>
      <w:r w:rsidRPr="005E38CF">
        <w:t>;</w:t>
      </w:r>
    </w:p>
    <w:p w14:paraId="618DC476" w14:textId="77777777" w:rsidR="005E38CF" w:rsidRPr="005E38CF" w:rsidRDefault="005E38CF" w:rsidP="005E38CF">
      <w:r w:rsidRPr="005E38CF">
        <w:rPr>
          <w:b/>
          <w:bCs/>
        </w:rPr>
        <w:t>}</w:t>
      </w:r>
    </w:p>
    <w:p w14:paraId="16B6DAAE" w14:textId="77777777" w:rsidR="005E38CF" w:rsidRPr="005E38CF" w:rsidRDefault="005E38CF" w:rsidP="005E38CF">
      <w:r w:rsidRPr="005E38CF">
        <w:rPr>
          <w:b/>
          <w:bCs/>
        </w:rPr>
        <w:t>}</w:t>
      </w:r>
    </w:p>
    <w:p w14:paraId="7FF009B1" w14:textId="77777777" w:rsidR="005E38CF" w:rsidRPr="005E38CF" w:rsidRDefault="005E38CF" w:rsidP="005E38CF">
      <w:pPr>
        <w:rPr>
          <w:b/>
          <w:bCs/>
        </w:rPr>
      </w:pPr>
      <w:r w:rsidRPr="005E38CF">
        <w:rPr>
          <w:b/>
          <w:bCs/>
        </w:rPr>
        <w:t>Can we declare an abstract method as static?</w:t>
      </w:r>
    </w:p>
    <w:p w14:paraId="36B0CC41" w14:textId="77777777" w:rsidR="005E38CF" w:rsidRPr="005E38CF" w:rsidRDefault="005E38CF" w:rsidP="005E38CF">
      <w:r w:rsidRPr="005E38CF">
        <w:t>No, we are not allowed to declare an abstract method as static. It leads to CE:</w:t>
      </w:r>
      <w:r w:rsidRPr="005E38CF">
        <w:rPr>
          <w:b/>
          <w:bCs/>
        </w:rPr>
        <w:t> illegal combination of modifier abstract and static</w:t>
      </w:r>
      <w:r w:rsidRPr="005E38CF">
        <w:t xml:space="preserve">. If the compiler allows us to declare it as static, it can be invoked directly which cannot be executed by JVM at runtime. Hence to restrict calling abstract methods compiler does not allow us to declare an abstract method as static. For </w:t>
      </w:r>
      <w:proofErr w:type="gramStart"/>
      <w:r w:rsidRPr="005E38CF">
        <w:t>example</w:t>
      </w:r>
      <w:proofErr w:type="gramEnd"/>
    </w:p>
    <w:p w14:paraId="3798A451" w14:textId="77777777" w:rsidR="005E38CF" w:rsidRPr="005E38CF" w:rsidRDefault="005E38CF" w:rsidP="005E38CF">
      <w:r w:rsidRPr="005E38CF">
        <w:rPr>
          <w:b/>
          <w:bCs/>
        </w:rPr>
        <w:t>abstract</w:t>
      </w:r>
      <w:r w:rsidRPr="005E38CF">
        <w:t xml:space="preserve"> </w:t>
      </w:r>
      <w:r w:rsidRPr="005E38CF">
        <w:rPr>
          <w:b/>
          <w:bCs/>
        </w:rPr>
        <w:t>class</w:t>
      </w:r>
      <w:r w:rsidRPr="005E38CF">
        <w:t xml:space="preserve"> Example</w:t>
      </w:r>
    </w:p>
    <w:p w14:paraId="75E494EF" w14:textId="77777777" w:rsidR="005E38CF" w:rsidRPr="005E38CF" w:rsidRDefault="005E38CF" w:rsidP="005E38CF">
      <w:r w:rsidRPr="005E38CF">
        <w:rPr>
          <w:b/>
          <w:bCs/>
        </w:rPr>
        <w:t>{</w:t>
      </w:r>
    </w:p>
    <w:p w14:paraId="5D328909" w14:textId="77777777" w:rsidR="005E38CF" w:rsidRPr="005E38CF" w:rsidRDefault="005E38CF" w:rsidP="005E38CF">
      <w:r w:rsidRPr="005E38CF">
        <w:rPr>
          <w:b/>
          <w:bCs/>
        </w:rPr>
        <w:t>static</w:t>
      </w:r>
      <w:r w:rsidRPr="005E38CF">
        <w:t xml:space="preserve"> </w:t>
      </w:r>
      <w:r w:rsidRPr="005E38CF">
        <w:rPr>
          <w:b/>
          <w:bCs/>
        </w:rPr>
        <w:t>abstract</w:t>
      </w:r>
      <w:r w:rsidRPr="005E38CF">
        <w:t xml:space="preserve"> </w:t>
      </w:r>
      <w:r w:rsidRPr="005E38CF">
        <w:rPr>
          <w:b/>
          <w:bCs/>
        </w:rPr>
        <w:t>void</w:t>
      </w:r>
      <w:r w:rsidRPr="005E38CF">
        <w:t xml:space="preserve"> m1</w:t>
      </w:r>
      <w:r w:rsidRPr="005E38CF">
        <w:rPr>
          <w:b/>
          <w:bCs/>
        </w:rPr>
        <w:t>()</w:t>
      </w:r>
      <w:r w:rsidRPr="005E38CF">
        <w:t xml:space="preserve">; //CE: illegal combination of modifier abstract </w:t>
      </w:r>
    </w:p>
    <w:p w14:paraId="76C013FB" w14:textId="77777777" w:rsidR="005E38CF" w:rsidRPr="005E38CF" w:rsidRDefault="005E38CF" w:rsidP="005E38CF">
      <w:r w:rsidRPr="005E38CF">
        <w:rPr>
          <w:b/>
          <w:bCs/>
        </w:rPr>
        <w:t>abstract</w:t>
      </w:r>
      <w:r w:rsidRPr="005E38CF">
        <w:t xml:space="preserve"> </w:t>
      </w:r>
      <w:r w:rsidRPr="005E38CF">
        <w:rPr>
          <w:b/>
          <w:bCs/>
        </w:rPr>
        <w:t>void</w:t>
      </w:r>
      <w:r w:rsidRPr="005E38CF">
        <w:t xml:space="preserve"> m2</w:t>
      </w:r>
      <w:r w:rsidRPr="005E38CF">
        <w:rPr>
          <w:b/>
          <w:bCs/>
        </w:rPr>
        <w:t>()</w:t>
      </w:r>
      <w:r w:rsidRPr="005E38CF">
        <w:t>; // and static</w:t>
      </w:r>
    </w:p>
    <w:p w14:paraId="41CB6BBC" w14:textId="77777777" w:rsidR="005E38CF" w:rsidRPr="005E38CF" w:rsidRDefault="005E38CF" w:rsidP="005E38CF">
      <w:r w:rsidRPr="005E38CF">
        <w:rPr>
          <w:b/>
          <w:bCs/>
        </w:rPr>
        <w:t>}</w:t>
      </w:r>
    </w:p>
    <w:p w14:paraId="33F0E656" w14:textId="77777777" w:rsidR="005E38CF" w:rsidRPr="005E38CF" w:rsidRDefault="005E38CF" w:rsidP="005E38CF">
      <w:pPr>
        <w:rPr>
          <w:b/>
          <w:bCs/>
        </w:rPr>
      </w:pPr>
      <w:r w:rsidRPr="005E38CF">
        <w:rPr>
          <w:b/>
          <w:bCs/>
        </w:rPr>
        <w:t>Can we declare an abstract method as final?</w:t>
      </w:r>
    </w:p>
    <w:p w14:paraId="3BC13F51" w14:textId="77777777" w:rsidR="005E38CF" w:rsidRPr="005E38CF" w:rsidRDefault="005E38CF" w:rsidP="005E38CF">
      <w:r w:rsidRPr="005E38CF">
        <w:t>No, because it should be allowed to override in subclasses. It leads to CE: </w:t>
      </w:r>
      <w:r w:rsidRPr="005E38CF">
        <w:rPr>
          <w:b/>
          <w:bCs/>
        </w:rPr>
        <w:t>illegal combination of modifier abstract and final</w:t>
      </w:r>
      <w:r w:rsidRPr="005E38CF">
        <w:t>. For example:</w:t>
      </w:r>
    </w:p>
    <w:p w14:paraId="7FA6EA9A" w14:textId="77777777" w:rsidR="005E38CF" w:rsidRPr="005E38CF" w:rsidRDefault="005E38CF" w:rsidP="005E38CF">
      <w:r w:rsidRPr="005E38CF">
        <w:rPr>
          <w:b/>
          <w:bCs/>
        </w:rPr>
        <w:t>abstract</w:t>
      </w:r>
      <w:r w:rsidRPr="005E38CF">
        <w:t xml:space="preserve"> </w:t>
      </w:r>
      <w:r w:rsidRPr="005E38CF">
        <w:rPr>
          <w:b/>
          <w:bCs/>
        </w:rPr>
        <w:t>class</w:t>
      </w:r>
      <w:r w:rsidRPr="005E38CF">
        <w:t xml:space="preserve"> Example</w:t>
      </w:r>
    </w:p>
    <w:p w14:paraId="41831087" w14:textId="77777777" w:rsidR="005E38CF" w:rsidRPr="005E38CF" w:rsidRDefault="005E38CF" w:rsidP="005E38CF">
      <w:r w:rsidRPr="005E38CF">
        <w:rPr>
          <w:b/>
          <w:bCs/>
        </w:rPr>
        <w:t>{</w:t>
      </w:r>
    </w:p>
    <w:p w14:paraId="5C1DEB2D" w14:textId="77777777" w:rsidR="005E38CF" w:rsidRPr="005E38CF" w:rsidRDefault="005E38CF" w:rsidP="005E38CF">
      <w:r w:rsidRPr="005E38CF">
        <w:rPr>
          <w:b/>
          <w:bCs/>
        </w:rPr>
        <w:t>final</w:t>
      </w:r>
      <w:r w:rsidRPr="005E38CF">
        <w:t xml:space="preserve"> </w:t>
      </w:r>
      <w:r w:rsidRPr="005E38CF">
        <w:rPr>
          <w:b/>
          <w:bCs/>
        </w:rPr>
        <w:t>abstract</w:t>
      </w:r>
      <w:r w:rsidRPr="005E38CF">
        <w:t xml:space="preserve"> </w:t>
      </w:r>
      <w:r w:rsidRPr="005E38CF">
        <w:rPr>
          <w:b/>
          <w:bCs/>
        </w:rPr>
        <w:t>void</w:t>
      </w:r>
      <w:r w:rsidRPr="005E38CF">
        <w:t xml:space="preserve"> m1</w:t>
      </w:r>
      <w:r w:rsidRPr="005E38CF">
        <w:rPr>
          <w:b/>
          <w:bCs/>
        </w:rPr>
        <w:t>()</w:t>
      </w:r>
      <w:r w:rsidRPr="005E38CF">
        <w:t xml:space="preserve">; //CE: illegal combination of modifier abstract </w:t>
      </w:r>
    </w:p>
    <w:p w14:paraId="02D3F8EA" w14:textId="77777777" w:rsidR="005E38CF" w:rsidRPr="005E38CF" w:rsidRDefault="005E38CF" w:rsidP="005E38CF">
      <w:r w:rsidRPr="005E38CF">
        <w:rPr>
          <w:b/>
          <w:bCs/>
        </w:rPr>
        <w:t>abstract</w:t>
      </w:r>
      <w:r w:rsidRPr="005E38CF">
        <w:t xml:space="preserve"> </w:t>
      </w:r>
      <w:r w:rsidRPr="005E38CF">
        <w:rPr>
          <w:b/>
          <w:bCs/>
        </w:rPr>
        <w:t>void</w:t>
      </w:r>
      <w:r w:rsidRPr="005E38CF">
        <w:t xml:space="preserve"> m2</w:t>
      </w:r>
      <w:r w:rsidRPr="005E38CF">
        <w:rPr>
          <w:b/>
          <w:bCs/>
        </w:rPr>
        <w:t>()</w:t>
      </w:r>
      <w:r w:rsidRPr="005E38CF">
        <w:t>; // and final</w:t>
      </w:r>
    </w:p>
    <w:p w14:paraId="1900DB23" w14:textId="77777777" w:rsidR="005E38CF" w:rsidRPr="005E38CF" w:rsidRDefault="005E38CF" w:rsidP="005E38CF">
      <w:r w:rsidRPr="005E38CF">
        <w:rPr>
          <w:b/>
          <w:bCs/>
        </w:rPr>
        <w:t>}</w:t>
      </w:r>
    </w:p>
    <w:p w14:paraId="50E3950C" w14:textId="77777777" w:rsidR="005E38CF" w:rsidRPr="005E38CF" w:rsidRDefault="005E38CF" w:rsidP="005E38CF">
      <w:pPr>
        <w:rPr>
          <w:b/>
          <w:bCs/>
        </w:rPr>
      </w:pPr>
      <w:r w:rsidRPr="005E38CF">
        <w:rPr>
          <w:b/>
          <w:bCs/>
        </w:rPr>
        <w:t>Can we declare an abstract method as private?</w:t>
      </w:r>
    </w:p>
    <w:p w14:paraId="45D9DB34" w14:textId="77777777" w:rsidR="005E38CF" w:rsidRPr="005E38CF" w:rsidRDefault="005E38CF" w:rsidP="005E38CF">
      <w:r w:rsidRPr="005E38CF">
        <w:t>No, because it should be inherited by subclasses. It leads to CE:</w:t>
      </w:r>
      <w:r w:rsidRPr="005E38CF">
        <w:rPr>
          <w:b/>
          <w:bCs/>
        </w:rPr>
        <w:t> illegal combination of modifier abstract and private.</w:t>
      </w:r>
      <w:r w:rsidRPr="005E38CF">
        <w:t> For example:</w:t>
      </w:r>
    </w:p>
    <w:p w14:paraId="51BB3EAB" w14:textId="77777777" w:rsidR="005E38CF" w:rsidRPr="005E38CF" w:rsidRDefault="005E38CF" w:rsidP="005E38CF">
      <w:r w:rsidRPr="005E38CF">
        <w:rPr>
          <w:b/>
          <w:bCs/>
        </w:rPr>
        <w:t>abstract</w:t>
      </w:r>
      <w:r w:rsidRPr="005E38CF">
        <w:t xml:space="preserve"> </w:t>
      </w:r>
      <w:r w:rsidRPr="005E38CF">
        <w:rPr>
          <w:b/>
          <w:bCs/>
        </w:rPr>
        <w:t>class</w:t>
      </w:r>
      <w:r w:rsidRPr="005E38CF">
        <w:t xml:space="preserve"> Example</w:t>
      </w:r>
    </w:p>
    <w:p w14:paraId="17600BBA" w14:textId="77777777" w:rsidR="005E38CF" w:rsidRPr="005E38CF" w:rsidRDefault="005E38CF" w:rsidP="005E38CF">
      <w:r w:rsidRPr="005E38CF">
        <w:rPr>
          <w:b/>
          <w:bCs/>
        </w:rPr>
        <w:t>{</w:t>
      </w:r>
    </w:p>
    <w:p w14:paraId="5AAE9DBC" w14:textId="77777777" w:rsidR="005E38CF" w:rsidRPr="005E38CF" w:rsidRDefault="005E38CF" w:rsidP="005E38CF">
      <w:r w:rsidRPr="005E38CF">
        <w:rPr>
          <w:b/>
          <w:bCs/>
        </w:rPr>
        <w:t>private</w:t>
      </w:r>
      <w:r w:rsidRPr="005E38CF">
        <w:t xml:space="preserve"> </w:t>
      </w:r>
      <w:r w:rsidRPr="005E38CF">
        <w:rPr>
          <w:b/>
          <w:bCs/>
        </w:rPr>
        <w:t>abstract</w:t>
      </w:r>
      <w:r w:rsidRPr="005E38CF">
        <w:t xml:space="preserve"> </w:t>
      </w:r>
      <w:r w:rsidRPr="005E38CF">
        <w:rPr>
          <w:b/>
          <w:bCs/>
        </w:rPr>
        <w:t>void</w:t>
      </w:r>
      <w:r w:rsidRPr="005E38CF">
        <w:t xml:space="preserve"> m1</w:t>
      </w:r>
      <w:r w:rsidRPr="005E38CF">
        <w:rPr>
          <w:b/>
          <w:bCs/>
        </w:rPr>
        <w:t>()</w:t>
      </w:r>
      <w:r w:rsidRPr="005E38CF">
        <w:t xml:space="preserve">; //CE: illegal combination of modifier abstract </w:t>
      </w:r>
    </w:p>
    <w:p w14:paraId="77E613DA" w14:textId="77777777" w:rsidR="005E38CF" w:rsidRPr="005E38CF" w:rsidRDefault="005E38CF" w:rsidP="005E38CF">
      <w:r w:rsidRPr="005E38CF">
        <w:rPr>
          <w:b/>
          <w:bCs/>
        </w:rPr>
        <w:lastRenderedPageBreak/>
        <w:t>abstract</w:t>
      </w:r>
      <w:r w:rsidRPr="005E38CF">
        <w:t xml:space="preserve"> </w:t>
      </w:r>
      <w:r w:rsidRPr="005E38CF">
        <w:rPr>
          <w:b/>
          <w:bCs/>
        </w:rPr>
        <w:t>void</w:t>
      </w:r>
      <w:r w:rsidRPr="005E38CF">
        <w:t xml:space="preserve"> m2</w:t>
      </w:r>
      <w:r w:rsidRPr="005E38CF">
        <w:rPr>
          <w:b/>
          <w:bCs/>
        </w:rPr>
        <w:t>()</w:t>
      </w:r>
      <w:r w:rsidRPr="005E38CF">
        <w:t>; // and private</w:t>
      </w:r>
    </w:p>
    <w:p w14:paraId="50949B3D" w14:textId="77777777" w:rsidR="005E38CF" w:rsidRPr="005E38CF" w:rsidRDefault="005E38CF" w:rsidP="005E38CF">
      <w:r w:rsidRPr="005E38CF">
        <w:rPr>
          <w:b/>
          <w:bCs/>
        </w:rPr>
        <w:t>}</w:t>
      </w:r>
    </w:p>
    <w:p w14:paraId="7014558A" w14:textId="77777777" w:rsidR="005E38CF" w:rsidRPr="005E38CF" w:rsidRDefault="005E38CF" w:rsidP="005E38CF">
      <w:pPr>
        <w:rPr>
          <w:b/>
          <w:bCs/>
        </w:rPr>
      </w:pPr>
      <w:r w:rsidRPr="005E38CF">
        <w:rPr>
          <w:b/>
          <w:bCs/>
        </w:rPr>
        <w:t>Can we declare a concrete class as abstract in Java?</w:t>
      </w:r>
    </w:p>
    <w:p w14:paraId="57227BED" w14:textId="77777777" w:rsidR="005E38CF" w:rsidRPr="005E38CF" w:rsidRDefault="005E38CF" w:rsidP="005E38CF">
      <w:r w:rsidRPr="005E38CF">
        <w:t>Yes, it is allowed. Defining a class as abstract is a way of preventing someone from instantiating a class that is supposed to be extended first. To ensure our class non-static members are only accessible via sub-class objects we should declare the concrete class as abstract.</w:t>
      </w:r>
    </w:p>
    <w:p w14:paraId="60F92968" w14:textId="77777777" w:rsidR="005E38CF" w:rsidRPr="005E38CF" w:rsidRDefault="005E38CF" w:rsidP="005E38CF">
      <w:r w:rsidRPr="005E38CF">
        <w:t>Predefined concrete abstract classes are</w:t>
      </w:r>
    </w:p>
    <w:p w14:paraId="51B673B7" w14:textId="77777777" w:rsidR="005E38CF" w:rsidRPr="005E38CF" w:rsidRDefault="005E38CF" w:rsidP="005E38CF">
      <w:pPr>
        <w:numPr>
          <w:ilvl w:val="0"/>
          <w:numId w:val="3"/>
        </w:numPr>
      </w:pPr>
      <w:proofErr w:type="spellStart"/>
      <w:proofErr w:type="gramStart"/>
      <w:r w:rsidRPr="005E38CF">
        <w:rPr>
          <w:b/>
          <w:bCs/>
        </w:rPr>
        <w:t>java.awt.Component</w:t>
      </w:r>
      <w:proofErr w:type="spellEnd"/>
      <w:proofErr w:type="gramEnd"/>
    </w:p>
    <w:p w14:paraId="5F8213C3" w14:textId="77777777" w:rsidR="005E38CF" w:rsidRPr="005E38CF" w:rsidRDefault="005E38CF" w:rsidP="005E38CF">
      <w:pPr>
        <w:numPr>
          <w:ilvl w:val="0"/>
          <w:numId w:val="3"/>
        </w:numPr>
      </w:pPr>
      <w:proofErr w:type="spellStart"/>
      <w:proofErr w:type="gramStart"/>
      <w:r w:rsidRPr="005E38CF">
        <w:rPr>
          <w:b/>
          <w:bCs/>
        </w:rPr>
        <w:t>javax.servlet</w:t>
      </w:r>
      <w:proofErr w:type="gramEnd"/>
      <w:r w:rsidRPr="005E38CF">
        <w:rPr>
          <w:b/>
          <w:bCs/>
        </w:rPr>
        <w:t>.</w:t>
      </w:r>
      <w:proofErr w:type="gramStart"/>
      <w:r w:rsidRPr="005E38CF">
        <w:rPr>
          <w:b/>
          <w:bCs/>
        </w:rPr>
        <w:t>http.HttpServlet</w:t>
      </w:r>
      <w:proofErr w:type="spellEnd"/>
      <w:proofErr w:type="gramEnd"/>
    </w:p>
    <w:p w14:paraId="1C3D0957" w14:textId="77777777" w:rsidR="005E38CF" w:rsidRPr="005E38CF" w:rsidRDefault="005E38CF" w:rsidP="005E38CF">
      <w:r w:rsidRPr="005E38CF">
        <w:t>let us see an example for a better understanding</w:t>
      </w:r>
    </w:p>
    <w:p w14:paraId="6C9C1EDA" w14:textId="77777777" w:rsidR="005E38CF" w:rsidRPr="005E38CF" w:rsidRDefault="005E38CF" w:rsidP="005E38CF">
      <w:pPr>
        <w:rPr>
          <w:b/>
          <w:bCs/>
        </w:rPr>
      </w:pPr>
      <w:r w:rsidRPr="005E38CF">
        <w:rPr>
          <w:b/>
          <w:bCs/>
        </w:rPr>
        <w:t>A concrete class declared as abstract in Java</w:t>
      </w:r>
    </w:p>
    <w:p w14:paraId="3C587FA4" w14:textId="77777777" w:rsidR="005E38CF" w:rsidRPr="005E38CF" w:rsidRDefault="005E38CF" w:rsidP="005E38CF">
      <w:r w:rsidRPr="005E38CF">
        <w:rPr>
          <w:b/>
          <w:bCs/>
        </w:rPr>
        <w:t>abstract</w:t>
      </w:r>
      <w:r w:rsidRPr="005E38CF">
        <w:t xml:space="preserve"> </w:t>
      </w:r>
      <w:r w:rsidRPr="005E38CF">
        <w:rPr>
          <w:b/>
          <w:bCs/>
        </w:rPr>
        <w:t>class</w:t>
      </w:r>
      <w:r w:rsidRPr="005E38CF">
        <w:t xml:space="preserve"> Example</w:t>
      </w:r>
    </w:p>
    <w:p w14:paraId="2A258687" w14:textId="77777777" w:rsidR="005E38CF" w:rsidRPr="005E38CF" w:rsidRDefault="005E38CF" w:rsidP="005E38CF">
      <w:r w:rsidRPr="005E38CF">
        <w:rPr>
          <w:b/>
          <w:bCs/>
        </w:rPr>
        <w:t>{</w:t>
      </w:r>
    </w:p>
    <w:p w14:paraId="7CA6BB9C" w14:textId="77777777" w:rsidR="005E38CF" w:rsidRPr="005E38CF" w:rsidRDefault="005E38CF" w:rsidP="005E38CF">
      <w:r w:rsidRPr="005E38CF">
        <w:rPr>
          <w:b/>
          <w:bCs/>
        </w:rPr>
        <w:t>static</w:t>
      </w:r>
      <w:r w:rsidRPr="005E38CF">
        <w:t xml:space="preserve"> </w:t>
      </w:r>
      <w:r w:rsidRPr="005E38CF">
        <w:rPr>
          <w:b/>
          <w:bCs/>
        </w:rPr>
        <w:t>void</w:t>
      </w:r>
      <w:r w:rsidRPr="005E38CF">
        <w:t xml:space="preserve"> m1</w:t>
      </w:r>
      <w:r w:rsidRPr="005E38CF">
        <w:rPr>
          <w:b/>
          <w:bCs/>
        </w:rPr>
        <w:t>()</w:t>
      </w:r>
    </w:p>
    <w:p w14:paraId="23785652" w14:textId="77777777" w:rsidR="005E38CF" w:rsidRPr="005E38CF" w:rsidRDefault="005E38CF" w:rsidP="005E38CF">
      <w:r w:rsidRPr="005E38CF">
        <w:rPr>
          <w:b/>
          <w:bCs/>
        </w:rPr>
        <w:t>{</w:t>
      </w:r>
    </w:p>
    <w:p w14:paraId="5A944B00" w14:textId="77777777" w:rsidR="005E38CF" w:rsidRPr="005E38CF" w:rsidRDefault="005E38CF" w:rsidP="005E38CF">
      <w:proofErr w:type="spellStart"/>
      <w:r w:rsidRPr="005E38CF">
        <w:t>System.out.println</w:t>
      </w:r>
      <w:proofErr w:type="spellEnd"/>
      <w:r w:rsidRPr="005E38CF">
        <w:rPr>
          <w:b/>
          <w:bCs/>
        </w:rPr>
        <w:t>(</w:t>
      </w:r>
      <w:r w:rsidRPr="005E38CF">
        <w:t>"Example m1 method"</w:t>
      </w:r>
      <w:r w:rsidRPr="005E38CF">
        <w:rPr>
          <w:b/>
          <w:bCs/>
        </w:rPr>
        <w:t>)</w:t>
      </w:r>
      <w:r w:rsidRPr="005E38CF">
        <w:t>;</w:t>
      </w:r>
    </w:p>
    <w:p w14:paraId="060E1638" w14:textId="77777777" w:rsidR="005E38CF" w:rsidRPr="005E38CF" w:rsidRDefault="005E38CF" w:rsidP="005E38CF">
      <w:r w:rsidRPr="005E38CF">
        <w:rPr>
          <w:b/>
          <w:bCs/>
        </w:rPr>
        <w:t>}</w:t>
      </w:r>
    </w:p>
    <w:p w14:paraId="6577264D" w14:textId="77777777" w:rsidR="005E38CF" w:rsidRPr="005E38CF" w:rsidRDefault="005E38CF" w:rsidP="005E38CF">
      <w:r w:rsidRPr="005E38CF">
        <w:rPr>
          <w:b/>
          <w:bCs/>
        </w:rPr>
        <w:t>void</w:t>
      </w:r>
      <w:r w:rsidRPr="005E38CF">
        <w:t xml:space="preserve"> m2</w:t>
      </w:r>
      <w:r w:rsidRPr="005E38CF">
        <w:rPr>
          <w:b/>
          <w:bCs/>
        </w:rPr>
        <w:t>()</w:t>
      </w:r>
    </w:p>
    <w:p w14:paraId="27054E83" w14:textId="77777777" w:rsidR="005E38CF" w:rsidRPr="005E38CF" w:rsidRDefault="005E38CF" w:rsidP="005E38CF">
      <w:r w:rsidRPr="005E38CF">
        <w:rPr>
          <w:b/>
          <w:bCs/>
        </w:rPr>
        <w:t>{</w:t>
      </w:r>
    </w:p>
    <w:p w14:paraId="11A1B8B5" w14:textId="77777777" w:rsidR="005E38CF" w:rsidRPr="005E38CF" w:rsidRDefault="005E38CF" w:rsidP="005E38CF">
      <w:proofErr w:type="spellStart"/>
      <w:r w:rsidRPr="005E38CF">
        <w:t>System.out.println</w:t>
      </w:r>
      <w:proofErr w:type="spellEnd"/>
      <w:r w:rsidRPr="005E38CF">
        <w:rPr>
          <w:b/>
          <w:bCs/>
        </w:rPr>
        <w:t>(</w:t>
      </w:r>
      <w:r w:rsidRPr="005E38CF">
        <w:t>"Example m2 method"</w:t>
      </w:r>
      <w:r w:rsidRPr="005E38CF">
        <w:rPr>
          <w:b/>
          <w:bCs/>
        </w:rPr>
        <w:t>)</w:t>
      </w:r>
      <w:r w:rsidRPr="005E38CF">
        <w:t>;</w:t>
      </w:r>
    </w:p>
    <w:p w14:paraId="0437A550" w14:textId="77777777" w:rsidR="005E38CF" w:rsidRPr="005E38CF" w:rsidRDefault="005E38CF" w:rsidP="005E38CF">
      <w:r w:rsidRPr="005E38CF">
        <w:rPr>
          <w:b/>
          <w:bCs/>
        </w:rPr>
        <w:t>}</w:t>
      </w:r>
    </w:p>
    <w:p w14:paraId="65CDB252" w14:textId="77777777" w:rsidR="005E38CF" w:rsidRPr="005E38CF" w:rsidRDefault="005E38CF" w:rsidP="005E38CF">
      <w:r w:rsidRPr="005E38CF">
        <w:rPr>
          <w:b/>
          <w:bCs/>
        </w:rPr>
        <w:t>}</w:t>
      </w:r>
    </w:p>
    <w:p w14:paraId="1F3EDFD7" w14:textId="77777777" w:rsidR="005E38CF" w:rsidRPr="005E38CF" w:rsidRDefault="005E38CF" w:rsidP="005E38CF">
      <w:r w:rsidRPr="005E38CF">
        <w:rPr>
          <w:b/>
          <w:bCs/>
        </w:rPr>
        <w:t>Calling concrete abstract members from normal class</w:t>
      </w:r>
    </w:p>
    <w:p w14:paraId="4A1DEBBC" w14:textId="77777777" w:rsidR="005E38CF" w:rsidRPr="005E38CF" w:rsidRDefault="005E38CF" w:rsidP="005E38CF">
      <w:r w:rsidRPr="005E38CF">
        <w:rPr>
          <w:b/>
          <w:bCs/>
        </w:rPr>
        <w:t>class</w:t>
      </w:r>
      <w:r w:rsidRPr="005E38CF">
        <w:t xml:space="preserve"> Sample</w:t>
      </w:r>
    </w:p>
    <w:p w14:paraId="78E960B6" w14:textId="77777777" w:rsidR="005E38CF" w:rsidRPr="005E38CF" w:rsidRDefault="005E38CF" w:rsidP="005E38CF">
      <w:r w:rsidRPr="005E38CF">
        <w:rPr>
          <w:b/>
          <w:bCs/>
        </w:rPr>
        <w:t>{</w:t>
      </w:r>
    </w:p>
    <w:p w14:paraId="2C302905" w14:textId="77777777" w:rsidR="005E38CF" w:rsidRPr="005E38CF" w:rsidRDefault="005E38CF" w:rsidP="005E38CF">
      <w:r w:rsidRPr="005E38CF">
        <w:rPr>
          <w:b/>
          <w:bCs/>
        </w:rPr>
        <w:t>public</w:t>
      </w:r>
      <w:r w:rsidRPr="005E38CF">
        <w:t xml:space="preserve"> </w:t>
      </w:r>
      <w:r w:rsidRPr="005E38CF">
        <w:rPr>
          <w:b/>
          <w:bCs/>
        </w:rPr>
        <w:t>static</w:t>
      </w:r>
      <w:r w:rsidRPr="005E38CF">
        <w:t xml:space="preserve"> </w:t>
      </w:r>
      <w:r w:rsidRPr="005E38CF">
        <w:rPr>
          <w:b/>
          <w:bCs/>
        </w:rPr>
        <w:t>void</w:t>
      </w:r>
      <w:r w:rsidRPr="005E38CF">
        <w:t xml:space="preserve"> </w:t>
      </w:r>
      <w:proofErr w:type="gramStart"/>
      <w:r w:rsidRPr="005E38CF">
        <w:t>main</w:t>
      </w:r>
      <w:r w:rsidRPr="005E38CF">
        <w:rPr>
          <w:b/>
          <w:bCs/>
        </w:rPr>
        <w:t>(</w:t>
      </w:r>
      <w:proofErr w:type="gramEnd"/>
      <w:r w:rsidRPr="005E38CF">
        <w:rPr>
          <w:b/>
          <w:bCs/>
        </w:rPr>
        <w:t>String</w:t>
      </w:r>
      <w:r w:rsidRPr="005E38CF">
        <w:t xml:space="preserve"> </w:t>
      </w:r>
      <w:proofErr w:type="spellStart"/>
      <w:proofErr w:type="gramStart"/>
      <w:r w:rsidRPr="005E38CF">
        <w:t>args</w:t>
      </w:r>
      <w:proofErr w:type="spellEnd"/>
      <w:r w:rsidRPr="005E38CF">
        <w:rPr>
          <w:b/>
          <w:bCs/>
        </w:rPr>
        <w:t>[</w:t>
      </w:r>
      <w:proofErr w:type="gramEnd"/>
      <w:r w:rsidRPr="005E38CF">
        <w:rPr>
          <w:b/>
          <w:bCs/>
        </w:rPr>
        <w:t>])</w:t>
      </w:r>
    </w:p>
    <w:p w14:paraId="4EA264E1" w14:textId="77777777" w:rsidR="005E38CF" w:rsidRPr="005E38CF" w:rsidRDefault="005E38CF" w:rsidP="005E38CF">
      <w:r w:rsidRPr="005E38CF">
        <w:rPr>
          <w:b/>
          <w:bCs/>
        </w:rPr>
        <w:t>{</w:t>
      </w:r>
    </w:p>
    <w:p w14:paraId="4704F131" w14:textId="77777777" w:rsidR="005E38CF" w:rsidRPr="005E38CF" w:rsidRDefault="005E38CF" w:rsidP="005E38CF">
      <w:r w:rsidRPr="005E38CF">
        <w:t>Example.m1</w:t>
      </w:r>
      <w:r w:rsidRPr="005E38CF">
        <w:rPr>
          <w:b/>
          <w:bCs/>
        </w:rPr>
        <w:t>()</w:t>
      </w:r>
      <w:r w:rsidRPr="005E38CF">
        <w:t>;</w:t>
      </w:r>
    </w:p>
    <w:p w14:paraId="23A5BC65" w14:textId="77777777" w:rsidR="005E38CF" w:rsidRPr="005E38CF" w:rsidRDefault="005E38CF" w:rsidP="005E38CF">
      <w:r w:rsidRPr="005E38CF">
        <w:t xml:space="preserve">Example e = new </w:t>
      </w:r>
      <w:proofErr w:type="gramStart"/>
      <w:r w:rsidRPr="005E38CF">
        <w:t>Example</w:t>
      </w:r>
      <w:r w:rsidRPr="005E38CF">
        <w:rPr>
          <w:b/>
          <w:bCs/>
        </w:rPr>
        <w:t>(</w:t>
      </w:r>
      <w:proofErr w:type="gramEnd"/>
      <w:r w:rsidRPr="005E38CF">
        <w:rPr>
          <w:b/>
          <w:bCs/>
        </w:rPr>
        <w:t>)</w:t>
      </w:r>
      <w:r w:rsidRPr="005E38CF">
        <w:t>;//CE: cannot be instantiated class Example</w:t>
      </w:r>
    </w:p>
    <w:p w14:paraId="28392F22" w14:textId="77777777" w:rsidR="005E38CF" w:rsidRPr="005E38CF" w:rsidRDefault="005E38CF" w:rsidP="005E38CF">
      <w:r w:rsidRPr="005E38CF">
        <w:t>e.m2</w:t>
      </w:r>
      <w:r w:rsidRPr="005E38CF">
        <w:rPr>
          <w:b/>
          <w:bCs/>
        </w:rPr>
        <w:t>()</w:t>
      </w:r>
      <w:r w:rsidRPr="005E38CF">
        <w:t>;</w:t>
      </w:r>
    </w:p>
    <w:p w14:paraId="34D1E6EC" w14:textId="77777777" w:rsidR="005E38CF" w:rsidRPr="005E38CF" w:rsidRDefault="005E38CF" w:rsidP="005E38CF">
      <w:r w:rsidRPr="005E38CF">
        <w:rPr>
          <w:b/>
          <w:bCs/>
        </w:rPr>
        <w:t>}</w:t>
      </w:r>
    </w:p>
    <w:p w14:paraId="7394AEB8" w14:textId="77777777" w:rsidR="005E38CF" w:rsidRPr="005E38CF" w:rsidRDefault="005E38CF" w:rsidP="005E38CF">
      <w:r w:rsidRPr="005E38CF">
        <w:rPr>
          <w:b/>
          <w:bCs/>
        </w:rPr>
        <w:t>}</w:t>
      </w:r>
    </w:p>
    <w:p w14:paraId="29FFB185" w14:textId="77777777" w:rsidR="005E38CF" w:rsidRPr="005E38CF" w:rsidRDefault="005E38CF" w:rsidP="005E38CF">
      <w:r w:rsidRPr="005E38CF">
        <w:rPr>
          <w:b/>
          <w:bCs/>
        </w:rPr>
        <w:lastRenderedPageBreak/>
        <w:t>Calling concrete abstract class members from sub-classes</w:t>
      </w:r>
    </w:p>
    <w:p w14:paraId="514A0BB7" w14:textId="77777777" w:rsidR="005E38CF" w:rsidRPr="005E38CF" w:rsidRDefault="005E38CF" w:rsidP="005E38CF">
      <w:r w:rsidRPr="005E38CF">
        <w:rPr>
          <w:b/>
          <w:bCs/>
        </w:rPr>
        <w:t>class</w:t>
      </w:r>
      <w:r w:rsidRPr="005E38CF">
        <w:t xml:space="preserve"> Sample </w:t>
      </w:r>
      <w:r w:rsidRPr="005E38CF">
        <w:rPr>
          <w:b/>
          <w:bCs/>
        </w:rPr>
        <w:t>extends</w:t>
      </w:r>
      <w:r w:rsidRPr="005E38CF">
        <w:t xml:space="preserve"> Example</w:t>
      </w:r>
    </w:p>
    <w:p w14:paraId="20B04180" w14:textId="77777777" w:rsidR="005E38CF" w:rsidRPr="005E38CF" w:rsidRDefault="005E38CF" w:rsidP="005E38CF">
      <w:r w:rsidRPr="005E38CF">
        <w:rPr>
          <w:b/>
          <w:bCs/>
        </w:rPr>
        <w:t>{</w:t>
      </w:r>
    </w:p>
    <w:p w14:paraId="24CD930F" w14:textId="77777777" w:rsidR="005E38CF" w:rsidRPr="005E38CF" w:rsidRDefault="005E38CF" w:rsidP="005E38CF">
      <w:r w:rsidRPr="005E38CF">
        <w:rPr>
          <w:b/>
          <w:bCs/>
        </w:rPr>
        <w:t>public</w:t>
      </w:r>
      <w:r w:rsidRPr="005E38CF">
        <w:t xml:space="preserve"> </w:t>
      </w:r>
      <w:r w:rsidRPr="005E38CF">
        <w:rPr>
          <w:b/>
          <w:bCs/>
        </w:rPr>
        <w:t>static</w:t>
      </w:r>
      <w:r w:rsidRPr="005E38CF">
        <w:t xml:space="preserve"> </w:t>
      </w:r>
      <w:r w:rsidRPr="005E38CF">
        <w:rPr>
          <w:b/>
          <w:bCs/>
        </w:rPr>
        <w:t>void</w:t>
      </w:r>
      <w:r w:rsidRPr="005E38CF">
        <w:t xml:space="preserve"> </w:t>
      </w:r>
      <w:proofErr w:type="gramStart"/>
      <w:r w:rsidRPr="005E38CF">
        <w:t>main</w:t>
      </w:r>
      <w:r w:rsidRPr="005E38CF">
        <w:rPr>
          <w:b/>
          <w:bCs/>
        </w:rPr>
        <w:t>(</w:t>
      </w:r>
      <w:proofErr w:type="gramEnd"/>
      <w:r w:rsidRPr="005E38CF">
        <w:rPr>
          <w:b/>
          <w:bCs/>
        </w:rPr>
        <w:t>String</w:t>
      </w:r>
      <w:r w:rsidRPr="005E38CF">
        <w:t xml:space="preserve"> </w:t>
      </w:r>
      <w:proofErr w:type="spellStart"/>
      <w:proofErr w:type="gramStart"/>
      <w:r w:rsidRPr="005E38CF">
        <w:t>args</w:t>
      </w:r>
      <w:proofErr w:type="spellEnd"/>
      <w:r w:rsidRPr="005E38CF">
        <w:rPr>
          <w:b/>
          <w:bCs/>
        </w:rPr>
        <w:t>[</w:t>
      </w:r>
      <w:proofErr w:type="gramEnd"/>
      <w:r w:rsidRPr="005E38CF">
        <w:rPr>
          <w:b/>
          <w:bCs/>
        </w:rPr>
        <w:t>])</w:t>
      </w:r>
    </w:p>
    <w:p w14:paraId="7D8F6BD4" w14:textId="77777777" w:rsidR="005E38CF" w:rsidRPr="005E38CF" w:rsidRDefault="005E38CF" w:rsidP="005E38CF">
      <w:r w:rsidRPr="005E38CF">
        <w:rPr>
          <w:b/>
          <w:bCs/>
        </w:rPr>
        <w:t>{</w:t>
      </w:r>
    </w:p>
    <w:p w14:paraId="0228ABDD" w14:textId="77777777" w:rsidR="005E38CF" w:rsidRPr="005E38CF" w:rsidRDefault="005E38CF" w:rsidP="005E38CF">
      <w:r w:rsidRPr="005E38CF">
        <w:t>Example.m1</w:t>
      </w:r>
      <w:r w:rsidRPr="005E38CF">
        <w:rPr>
          <w:b/>
          <w:bCs/>
        </w:rPr>
        <w:t>()</w:t>
      </w:r>
      <w:r w:rsidRPr="005E38CF">
        <w:t>;</w:t>
      </w:r>
    </w:p>
    <w:p w14:paraId="6D55FCE6" w14:textId="77777777" w:rsidR="005E38CF" w:rsidRPr="005E38CF" w:rsidRDefault="005E38CF" w:rsidP="005E38CF">
      <w:r w:rsidRPr="005E38CF">
        <w:t xml:space="preserve">Sample e = new </w:t>
      </w:r>
      <w:proofErr w:type="gramStart"/>
      <w:r w:rsidRPr="005E38CF">
        <w:t>Sample</w:t>
      </w:r>
      <w:r w:rsidRPr="005E38CF">
        <w:rPr>
          <w:b/>
          <w:bCs/>
        </w:rPr>
        <w:t>(</w:t>
      </w:r>
      <w:proofErr w:type="gramEnd"/>
      <w:r w:rsidRPr="005E38CF">
        <w:rPr>
          <w:b/>
          <w:bCs/>
        </w:rPr>
        <w:t>)</w:t>
      </w:r>
      <w:r w:rsidRPr="005E38CF">
        <w:t>;</w:t>
      </w:r>
    </w:p>
    <w:p w14:paraId="16D3E591" w14:textId="77777777" w:rsidR="005E38CF" w:rsidRPr="005E38CF" w:rsidRDefault="005E38CF" w:rsidP="005E38CF">
      <w:r w:rsidRPr="005E38CF">
        <w:t>e.m2</w:t>
      </w:r>
      <w:r w:rsidRPr="005E38CF">
        <w:rPr>
          <w:b/>
          <w:bCs/>
        </w:rPr>
        <w:t>()</w:t>
      </w:r>
      <w:r w:rsidRPr="005E38CF">
        <w:t>;</w:t>
      </w:r>
    </w:p>
    <w:p w14:paraId="5A1AA658" w14:textId="77777777" w:rsidR="005E38CF" w:rsidRPr="005E38CF" w:rsidRDefault="005E38CF" w:rsidP="005E38CF">
      <w:r w:rsidRPr="005E38CF">
        <w:rPr>
          <w:b/>
          <w:bCs/>
        </w:rPr>
        <w:t>}</w:t>
      </w:r>
    </w:p>
    <w:p w14:paraId="4B6C606D" w14:textId="77777777" w:rsidR="005E38CF" w:rsidRPr="005E38CF" w:rsidRDefault="005E38CF" w:rsidP="005E38CF">
      <w:r w:rsidRPr="005E38CF">
        <w:rPr>
          <w:b/>
          <w:bCs/>
        </w:rPr>
        <w:t>}</w:t>
      </w:r>
    </w:p>
    <w:p w14:paraId="17BC0300" w14:textId="77777777" w:rsidR="005E38CF" w:rsidRPr="005E38CF" w:rsidRDefault="005E38CF" w:rsidP="005E38CF">
      <w:r w:rsidRPr="005E38CF">
        <w:rPr>
          <w:b/>
          <w:bCs/>
        </w:rPr>
        <w:t>Output:</w:t>
      </w:r>
      <w:r w:rsidRPr="005E38CF">
        <w:br/>
        <w:t>Example m1 method</w:t>
      </w:r>
      <w:r w:rsidRPr="005E38CF">
        <w:br/>
        <w:t>Example m2 method</w:t>
      </w:r>
    </w:p>
    <w:p w14:paraId="22CBE2D4" w14:textId="77777777" w:rsidR="005E38CF" w:rsidRPr="005E38CF" w:rsidRDefault="005E38CF" w:rsidP="005E38CF">
      <w:pPr>
        <w:rPr>
          <w:ins w:id="0" w:author="Unknown"/>
        </w:rPr>
      </w:pPr>
      <w:ins w:id="1" w:author="Unknown">
        <w:r w:rsidRPr="005E38CF">
          <w:t>Discover more</w:t>
        </w:r>
      </w:ins>
    </w:p>
    <w:p w14:paraId="02C9B1F7" w14:textId="77777777" w:rsidR="005E38CF" w:rsidRPr="005E38CF" w:rsidRDefault="005E38CF" w:rsidP="005E38CF">
      <w:pPr>
        <w:rPr>
          <w:ins w:id="2" w:author="Unknown"/>
        </w:rPr>
      </w:pPr>
      <w:ins w:id="3" w:author="Unknown">
        <w:r w:rsidRPr="005E38CF">
          <w:t>NET</w:t>
        </w:r>
      </w:ins>
    </w:p>
    <w:p w14:paraId="0EBD0722" w14:textId="77777777" w:rsidR="005E38CF" w:rsidRPr="005E38CF" w:rsidRDefault="005E38CF" w:rsidP="005E38CF">
      <w:pPr>
        <w:rPr>
          <w:ins w:id="4" w:author="Unknown"/>
        </w:rPr>
      </w:pPr>
      <w:ins w:id="5" w:author="Unknown">
        <w:r w:rsidRPr="005E38CF">
          <w:t>Python</w:t>
        </w:r>
      </w:ins>
    </w:p>
    <w:p w14:paraId="04C751E3" w14:textId="77777777" w:rsidR="005E38CF" w:rsidRPr="005E38CF" w:rsidRDefault="005E38CF" w:rsidP="005E38CF">
      <w:pPr>
        <w:rPr>
          <w:ins w:id="6" w:author="Unknown"/>
        </w:rPr>
      </w:pPr>
      <w:ins w:id="7" w:author="Unknown">
        <w:r w:rsidRPr="005E38CF">
          <w:t>Java virtual machine</w:t>
        </w:r>
      </w:ins>
    </w:p>
    <w:p w14:paraId="6D9D3439" w14:textId="77777777" w:rsidR="005E38CF" w:rsidRPr="005E38CF" w:rsidRDefault="005E38CF" w:rsidP="005E38CF">
      <w:pPr>
        <w:rPr>
          <w:ins w:id="8" w:author="Unknown"/>
        </w:rPr>
      </w:pPr>
      <w:ins w:id="9" w:author="Unknown">
        <w:r w:rsidRPr="005E38CF">
          <w:t>Software framework</w:t>
        </w:r>
      </w:ins>
    </w:p>
    <w:p w14:paraId="42E968D7" w14:textId="77777777" w:rsidR="005E38CF" w:rsidRPr="005E38CF" w:rsidRDefault="005E38CF" w:rsidP="005E38CF">
      <w:pPr>
        <w:rPr>
          <w:ins w:id="10" w:author="Unknown"/>
        </w:rPr>
      </w:pPr>
      <w:ins w:id="11" w:author="Unknown">
        <w:r w:rsidRPr="005E38CF">
          <w:t>.NET Core</w:t>
        </w:r>
      </w:ins>
    </w:p>
    <w:p w14:paraId="0F67DCF2" w14:textId="77777777" w:rsidR="005E38CF" w:rsidRPr="005E38CF" w:rsidRDefault="005E38CF" w:rsidP="005E38CF">
      <w:pPr>
        <w:rPr>
          <w:ins w:id="12" w:author="Unknown"/>
        </w:rPr>
      </w:pPr>
      <w:ins w:id="13" w:author="Unknown">
        <w:r w:rsidRPr="005E38CF">
          <w:t>Programming</w:t>
        </w:r>
      </w:ins>
    </w:p>
    <w:p w14:paraId="1E93E56A" w14:textId="77777777" w:rsidR="005E38CF" w:rsidRPr="005E38CF" w:rsidRDefault="005E38CF" w:rsidP="005E38CF">
      <w:pPr>
        <w:rPr>
          <w:ins w:id="14" w:author="Unknown"/>
        </w:rPr>
      </w:pPr>
      <w:ins w:id="15" w:author="Unknown">
        <w:r w:rsidRPr="005E38CF">
          <w:t>NET Core</w:t>
        </w:r>
      </w:ins>
    </w:p>
    <w:p w14:paraId="2AD4E183" w14:textId="77777777" w:rsidR="005E38CF" w:rsidRPr="005E38CF" w:rsidRDefault="005E38CF" w:rsidP="005E38CF">
      <w:pPr>
        <w:rPr>
          <w:ins w:id="16" w:author="Unknown"/>
        </w:rPr>
      </w:pPr>
      <w:proofErr w:type="spellStart"/>
      <w:ins w:id="17" w:author="Unknown">
        <w:r w:rsidRPr="005E38CF">
          <w:t>DotNet</w:t>
        </w:r>
        <w:proofErr w:type="spellEnd"/>
      </w:ins>
    </w:p>
    <w:p w14:paraId="43DC1570" w14:textId="77777777" w:rsidR="005E38CF" w:rsidRPr="005E38CF" w:rsidRDefault="005E38CF" w:rsidP="005E38CF">
      <w:pPr>
        <w:rPr>
          <w:ins w:id="18" w:author="Unknown"/>
        </w:rPr>
      </w:pPr>
      <w:ins w:id="19" w:author="Unknown">
        <w:r w:rsidRPr="005E38CF">
          <w:t>JVM</w:t>
        </w:r>
      </w:ins>
    </w:p>
    <w:p w14:paraId="6D2F4207" w14:textId="77777777" w:rsidR="005E38CF" w:rsidRPr="005E38CF" w:rsidRDefault="005E38CF" w:rsidP="005E38CF">
      <w:pPr>
        <w:rPr>
          <w:ins w:id="20" w:author="Unknown"/>
        </w:rPr>
      </w:pPr>
      <w:ins w:id="21" w:author="Unknown">
        <w:r w:rsidRPr="005E38CF">
          <w:t>Compiler</w:t>
        </w:r>
      </w:ins>
    </w:p>
    <w:p w14:paraId="4904E64D" w14:textId="77777777" w:rsidR="005E38CF" w:rsidRPr="005E38CF" w:rsidRDefault="005E38CF" w:rsidP="005E38CF">
      <w:pPr>
        <w:rPr>
          <w:b/>
          <w:bCs/>
        </w:rPr>
      </w:pPr>
      <w:r w:rsidRPr="005E38CF">
        <w:rPr>
          <w:b/>
          <w:bCs/>
        </w:rPr>
        <w:t>Difference Between Abstract class and Concrete class in Java:</w:t>
      </w:r>
    </w:p>
    <w:tbl>
      <w:tblPr>
        <w:tblW w:w="12587"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7131"/>
        <w:gridCol w:w="5456"/>
      </w:tblGrid>
      <w:tr w:rsidR="005E38CF" w:rsidRPr="005E38CF" w14:paraId="7C71C15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5C03F735" w14:textId="77777777" w:rsidR="005E38CF" w:rsidRPr="005E38CF" w:rsidRDefault="005E38CF" w:rsidP="005E38CF">
            <w:r w:rsidRPr="005E38CF">
              <w:rPr>
                <w:b/>
                <w:bCs/>
              </w:rPr>
              <w:t>Abstract Class in Java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1F2F80ED" w14:textId="77777777" w:rsidR="005E38CF" w:rsidRPr="005E38CF" w:rsidRDefault="005E38CF" w:rsidP="005E38CF">
            <w:r w:rsidRPr="005E38CF">
              <w:rPr>
                <w:b/>
                <w:bCs/>
              </w:rPr>
              <w:t>Concrete Class in Java</w:t>
            </w:r>
          </w:p>
        </w:tc>
      </w:tr>
      <w:tr w:rsidR="005E38CF" w:rsidRPr="005E38CF" w14:paraId="7ABA63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33120343" w14:textId="77777777" w:rsidR="005E38CF" w:rsidRPr="005E38CF" w:rsidRDefault="005E38CF" w:rsidP="005E38CF">
            <w:r w:rsidRPr="005E38CF">
              <w:t>A class declared with an abstract keyword which is a collection of abstract and non-abstract methods.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5513FC14" w14:textId="77777777" w:rsidR="005E38CF" w:rsidRPr="005E38CF" w:rsidRDefault="005E38CF" w:rsidP="005E38CF">
            <w:r w:rsidRPr="005E38CF">
              <w:t>A class that allows creating an instance of an object using the new keyword.</w:t>
            </w:r>
          </w:p>
        </w:tc>
      </w:tr>
      <w:tr w:rsidR="005E38CF" w:rsidRPr="005E38CF" w14:paraId="3C00D98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5B94B0AD" w14:textId="77777777" w:rsidR="005E38CF" w:rsidRPr="005E38CF" w:rsidRDefault="005E38CF" w:rsidP="005E38CF">
            <w:r w:rsidRPr="005E38CF">
              <w:t>We cannot create an object using an abstract class.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724AD601" w14:textId="77777777" w:rsidR="005E38CF" w:rsidRPr="005E38CF" w:rsidRDefault="005E38CF" w:rsidP="005E38CF">
            <w:r w:rsidRPr="005E38CF">
              <w:t>We can create an object using an abstract class.</w:t>
            </w:r>
          </w:p>
        </w:tc>
      </w:tr>
      <w:tr w:rsidR="005E38CF" w:rsidRPr="005E38CF" w14:paraId="7F73EC9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07A6D35D" w14:textId="77777777" w:rsidR="005E38CF" w:rsidRPr="005E38CF" w:rsidRDefault="005E38CF" w:rsidP="005E38CF">
            <w:r w:rsidRPr="005E38CF">
              <w:lastRenderedPageBreak/>
              <w:t>An abstract class can have unimplemented methods.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bottom"/>
            <w:hideMark/>
          </w:tcPr>
          <w:p w14:paraId="260741CC" w14:textId="77777777" w:rsidR="005E38CF" w:rsidRPr="005E38CF" w:rsidRDefault="005E38CF" w:rsidP="005E38CF">
            <w:r w:rsidRPr="005E38CF">
              <w:t>All methods in a concrete class are implemented.</w:t>
            </w:r>
          </w:p>
        </w:tc>
      </w:tr>
    </w:tbl>
    <w:p w14:paraId="1D4994D6" w14:textId="77777777" w:rsidR="005E38CF" w:rsidRPr="005E38CF" w:rsidRDefault="005E38CF" w:rsidP="005E38CF">
      <w:pPr>
        <w:rPr>
          <w:b/>
          <w:bCs/>
        </w:rPr>
      </w:pPr>
      <w:r w:rsidRPr="005E38CF">
        <w:rPr>
          <w:b/>
          <w:bCs/>
        </w:rPr>
        <w:t>When to use Abstract Classes and Abstract Methods in Java?</w:t>
      </w:r>
    </w:p>
    <w:p w14:paraId="2ADF9FFF" w14:textId="77777777" w:rsidR="005E38CF" w:rsidRPr="005E38CF" w:rsidRDefault="005E38CF" w:rsidP="005E38CF">
      <w:r w:rsidRPr="005E38CF">
        <w:t xml:space="preserve">There are situations in which we will want to define a superclass that declares the structure of a given abstraction without providing a complete implementation of every method. That is, sometimes we want to create a superclass that only defines a generalization form that will be shared by </w:t>
      </w:r>
      <w:proofErr w:type="gramStart"/>
      <w:r w:rsidRPr="005E38CF">
        <w:t>all of</w:t>
      </w:r>
      <w:proofErr w:type="gramEnd"/>
      <w:r w:rsidRPr="005E38CF">
        <w:t xml:space="preserve"> its subclasses, leaving it to each subclass to fill in the details.</w:t>
      </w:r>
    </w:p>
    <w:p w14:paraId="6009D3B3" w14:textId="77777777" w:rsidR="005E38CF" w:rsidRPr="005E38CF" w:rsidRDefault="005E38CF" w:rsidP="005E38CF">
      <w:r w:rsidRPr="005E38CF">
        <w:t>Consider a classic “Bank</w:t>
      </w:r>
      <w:proofErr w:type="gramStart"/>
      <w:r w:rsidRPr="005E38CF">
        <w:t>”,</w:t>
      </w:r>
      <w:proofErr w:type="gramEnd"/>
      <w:r w:rsidRPr="005E38CF">
        <w:t xml:space="preserve"> the base type is “Bank” and each bank has a Rate </w:t>
      </w:r>
      <w:proofErr w:type="gramStart"/>
      <w:r w:rsidRPr="005E38CF">
        <w:t>Of</w:t>
      </w:r>
      <w:proofErr w:type="gramEnd"/>
      <w:r w:rsidRPr="005E38CF">
        <w:t xml:space="preserve"> Interest, etc. From this, specific types of banks are derived (inherited)-SBI, HDFC, PNB, etc. – each of which may have additional characteristics and </w:t>
      </w:r>
      <w:proofErr w:type="spellStart"/>
      <w:r w:rsidRPr="005E38CF">
        <w:t>behaviors</w:t>
      </w:r>
      <w:proofErr w:type="spellEnd"/>
      <w:r w:rsidRPr="005E38CF">
        <w:t>. For example, all banks may have different Rates of Interest. The type hierarchy embodies both the similarities and differences between the banks.</w:t>
      </w:r>
    </w:p>
    <w:p w14:paraId="740B609A" w14:textId="01A999BF" w:rsidR="005E38CF" w:rsidRPr="005E38CF" w:rsidRDefault="005E38CF" w:rsidP="005E38CF">
      <w:r w:rsidRPr="005E38CF">
        <w:drawing>
          <wp:inline distT="0" distB="0" distL="0" distR="0" wp14:anchorId="723B4FAC" wp14:editId="45B31140">
            <wp:extent cx="4114800" cy="2095500"/>
            <wp:effectExtent l="0" t="0" r="0" b="0"/>
            <wp:docPr id="716816866" name="Picture 4" descr="When to use Abstract Classes and Abstract Method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en to use Abstract Classes and Abstract Methods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4800" cy="2095500"/>
                    </a:xfrm>
                    <a:prstGeom prst="rect">
                      <a:avLst/>
                    </a:prstGeom>
                    <a:noFill/>
                    <a:ln>
                      <a:noFill/>
                    </a:ln>
                  </pic:spPr>
                </pic:pic>
              </a:graphicData>
            </a:graphic>
          </wp:inline>
        </w:drawing>
      </w:r>
    </w:p>
    <w:p w14:paraId="7385E755" w14:textId="77777777" w:rsidR="005E38CF" w:rsidRPr="005E38CF" w:rsidRDefault="005E38CF" w:rsidP="005E38CF">
      <w:pPr>
        <w:rPr>
          <w:b/>
          <w:bCs/>
        </w:rPr>
      </w:pPr>
      <w:r w:rsidRPr="005E38CF">
        <w:rPr>
          <w:b/>
          <w:bCs/>
        </w:rPr>
        <w:t>Sample Program for Abstract classes and Abstract Methods:</w:t>
      </w:r>
    </w:p>
    <w:p w14:paraId="73089D97" w14:textId="77777777" w:rsidR="005E38CF" w:rsidRPr="005E38CF" w:rsidRDefault="005E38CF" w:rsidP="005E38CF">
      <w:r w:rsidRPr="005E38CF">
        <w:rPr>
          <w:b/>
          <w:bCs/>
        </w:rPr>
        <w:t>public</w:t>
      </w:r>
      <w:r w:rsidRPr="005E38CF">
        <w:t xml:space="preserve"> </w:t>
      </w:r>
      <w:r w:rsidRPr="005E38CF">
        <w:rPr>
          <w:b/>
          <w:bCs/>
        </w:rPr>
        <w:t>class</w:t>
      </w:r>
      <w:r w:rsidRPr="005E38CF">
        <w:t xml:space="preserve"> Main</w:t>
      </w:r>
    </w:p>
    <w:p w14:paraId="2C92917C" w14:textId="77777777" w:rsidR="005E38CF" w:rsidRPr="005E38CF" w:rsidRDefault="005E38CF" w:rsidP="005E38CF">
      <w:r w:rsidRPr="005E38CF">
        <w:rPr>
          <w:b/>
          <w:bCs/>
        </w:rPr>
        <w:t>{</w:t>
      </w:r>
    </w:p>
    <w:p w14:paraId="0DE3FD9E" w14:textId="77777777" w:rsidR="005E38CF" w:rsidRPr="005E38CF" w:rsidRDefault="005E38CF" w:rsidP="005E38CF">
      <w:r w:rsidRPr="005E38CF">
        <w:rPr>
          <w:b/>
          <w:bCs/>
        </w:rPr>
        <w:t>public</w:t>
      </w:r>
      <w:r w:rsidRPr="005E38CF">
        <w:t xml:space="preserve"> </w:t>
      </w:r>
      <w:r w:rsidRPr="005E38CF">
        <w:rPr>
          <w:b/>
          <w:bCs/>
        </w:rPr>
        <w:t>static</w:t>
      </w:r>
      <w:r w:rsidRPr="005E38CF">
        <w:t xml:space="preserve"> </w:t>
      </w:r>
      <w:r w:rsidRPr="005E38CF">
        <w:rPr>
          <w:b/>
          <w:bCs/>
        </w:rPr>
        <w:t>void</w:t>
      </w:r>
      <w:r w:rsidRPr="005E38CF">
        <w:t xml:space="preserve"> main </w:t>
      </w:r>
      <w:r w:rsidRPr="005E38CF">
        <w:rPr>
          <w:b/>
          <w:bCs/>
        </w:rPr>
        <w:t>(String</w:t>
      </w:r>
      <w:proofErr w:type="gramStart"/>
      <w:r w:rsidRPr="005E38CF">
        <w:rPr>
          <w:b/>
          <w:bCs/>
        </w:rPr>
        <w:t>[]</w:t>
      </w:r>
      <w:proofErr w:type="spellStart"/>
      <w:r w:rsidRPr="005E38CF">
        <w:t>args</w:t>
      </w:r>
      <w:proofErr w:type="spellEnd"/>
      <w:proofErr w:type="gramEnd"/>
      <w:r w:rsidRPr="005E38CF">
        <w:rPr>
          <w:b/>
          <w:bCs/>
        </w:rPr>
        <w:t>)</w:t>
      </w:r>
    </w:p>
    <w:p w14:paraId="7E855961" w14:textId="77777777" w:rsidR="005E38CF" w:rsidRPr="005E38CF" w:rsidRDefault="005E38CF" w:rsidP="005E38CF">
      <w:r w:rsidRPr="005E38CF">
        <w:rPr>
          <w:b/>
          <w:bCs/>
        </w:rPr>
        <w:t>{</w:t>
      </w:r>
    </w:p>
    <w:p w14:paraId="5CC2ED46" w14:textId="77777777" w:rsidR="005E38CF" w:rsidRPr="005E38CF" w:rsidRDefault="005E38CF" w:rsidP="005E38CF">
      <w:r w:rsidRPr="005E38CF">
        <w:t>Bank b;</w:t>
      </w:r>
    </w:p>
    <w:p w14:paraId="3D158D31" w14:textId="77777777" w:rsidR="005E38CF" w:rsidRPr="005E38CF" w:rsidRDefault="005E38CF" w:rsidP="005E38CF">
      <w:r w:rsidRPr="005E38CF">
        <w:t xml:space="preserve">b = new SBI </w:t>
      </w:r>
      <w:r w:rsidRPr="005E38CF">
        <w:rPr>
          <w:b/>
          <w:bCs/>
        </w:rPr>
        <w:t>()</w:t>
      </w:r>
      <w:r w:rsidRPr="005E38CF">
        <w:t>;</w:t>
      </w:r>
    </w:p>
    <w:p w14:paraId="7ED666D1" w14:textId="77777777" w:rsidR="005E38CF" w:rsidRPr="005E38CF" w:rsidRDefault="005E38CF" w:rsidP="005E38CF">
      <w:proofErr w:type="spellStart"/>
      <w:r w:rsidRPr="005E38CF">
        <w:t>System.out.println</w:t>
      </w:r>
      <w:proofErr w:type="spellEnd"/>
      <w:r w:rsidRPr="005E38CF">
        <w:t xml:space="preserve"> </w:t>
      </w:r>
      <w:r w:rsidRPr="005E38CF">
        <w:rPr>
          <w:b/>
          <w:bCs/>
        </w:rPr>
        <w:t>(</w:t>
      </w:r>
      <w:r w:rsidRPr="005E38CF">
        <w:t xml:space="preserve">"SBI Rate of Interest is: " + </w:t>
      </w:r>
      <w:proofErr w:type="spellStart"/>
      <w:proofErr w:type="gramStart"/>
      <w:r w:rsidRPr="005E38CF">
        <w:t>b.getRateOfInterest</w:t>
      </w:r>
      <w:proofErr w:type="spellEnd"/>
      <w:proofErr w:type="gramEnd"/>
      <w:r w:rsidRPr="005E38CF">
        <w:t xml:space="preserve"> </w:t>
      </w:r>
      <w:r w:rsidRPr="005E38CF">
        <w:rPr>
          <w:b/>
          <w:bCs/>
        </w:rPr>
        <w:t>()</w:t>
      </w:r>
      <w:r w:rsidRPr="005E38CF">
        <w:t xml:space="preserve"> + " %"</w:t>
      </w:r>
      <w:r w:rsidRPr="005E38CF">
        <w:rPr>
          <w:b/>
          <w:bCs/>
        </w:rPr>
        <w:t>)</w:t>
      </w:r>
      <w:r w:rsidRPr="005E38CF">
        <w:t>;</w:t>
      </w:r>
    </w:p>
    <w:p w14:paraId="02334DDA" w14:textId="77777777" w:rsidR="005E38CF" w:rsidRPr="005E38CF" w:rsidRDefault="005E38CF" w:rsidP="005E38CF">
      <w:r w:rsidRPr="005E38CF">
        <w:t xml:space="preserve">b = new PNB </w:t>
      </w:r>
      <w:r w:rsidRPr="005E38CF">
        <w:rPr>
          <w:b/>
          <w:bCs/>
        </w:rPr>
        <w:t>()</w:t>
      </w:r>
      <w:r w:rsidRPr="005E38CF">
        <w:t>;</w:t>
      </w:r>
    </w:p>
    <w:p w14:paraId="053E434B" w14:textId="77777777" w:rsidR="005E38CF" w:rsidRPr="005E38CF" w:rsidRDefault="005E38CF" w:rsidP="005E38CF">
      <w:proofErr w:type="spellStart"/>
      <w:r w:rsidRPr="005E38CF">
        <w:t>System.out.println</w:t>
      </w:r>
      <w:proofErr w:type="spellEnd"/>
      <w:r w:rsidRPr="005E38CF">
        <w:t xml:space="preserve"> </w:t>
      </w:r>
      <w:r w:rsidRPr="005E38CF">
        <w:rPr>
          <w:b/>
          <w:bCs/>
        </w:rPr>
        <w:t>(</w:t>
      </w:r>
      <w:r w:rsidRPr="005E38CF">
        <w:t xml:space="preserve">"PNB Rate of Interest is: " + </w:t>
      </w:r>
      <w:proofErr w:type="spellStart"/>
      <w:proofErr w:type="gramStart"/>
      <w:r w:rsidRPr="005E38CF">
        <w:t>b.getRateOfInterest</w:t>
      </w:r>
      <w:proofErr w:type="spellEnd"/>
      <w:proofErr w:type="gramEnd"/>
      <w:r w:rsidRPr="005E38CF">
        <w:t xml:space="preserve"> </w:t>
      </w:r>
      <w:r w:rsidRPr="005E38CF">
        <w:rPr>
          <w:b/>
          <w:bCs/>
        </w:rPr>
        <w:t>()</w:t>
      </w:r>
      <w:r w:rsidRPr="005E38CF">
        <w:t xml:space="preserve"> +" %"</w:t>
      </w:r>
      <w:r w:rsidRPr="005E38CF">
        <w:rPr>
          <w:b/>
          <w:bCs/>
        </w:rPr>
        <w:t>)</w:t>
      </w:r>
      <w:r w:rsidRPr="005E38CF">
        <w:t>;</w:t>
      </w:r>
    </w:p>
    <w:p w14:paraId="40A85656" w14:textId="77777777" w:rsidR="005E38CF" w:rsidRPr="005E38CF" w:rsidRDefault="005E38CF" w:rsidP="005E38CF">
      <w:r w:rsidRPr="005E38CF">
        <w:rPr>
          <w:b/>
          <w:bCs/>
        </w:rPr>
        <w:t>}</w:t>
      </w:r>
    </w:p>
    <w:p w14:paraId="1504F3A8" w14:textId="77777777" w:rsidR="005E38CF" w:rsidRPr="005E38CF" w:rsidRDefault="005E38CF" w:rsidP="005E38CF">
      <w:r w:rsidRPr="005E38CF">
        <w:rPr>
          <w:b/>
          <w:bCs/>
        </w:rPr>
        <w:t>}</w:t>
      </w:r>
    </w:p>
    <w:p w14:paraId="7A043717" w14:textId="77777777" w:rsidR="005E38CF" w:rsidRPr="005E38CF" w:rsidRDefault="005E38CF" w:rsidP="005E38CF">
      <w:r w:rsidRPr="005E38CF">
        <w:rPr>
          <w:b/>
          <w:bCs/>
        </w:rPr>
        <w:t>abstract</w:t>
      </w:r>
      <w:r w:rsidRPr="005E38CF">
        <w:t xml:space="preserve"> </w:t>
      </w:r>
      <w:r w:rsidRPr="005E38CF">
        <w:rPr>
          <w:b/>
          <w:bCs/>
        </w:rPr>
        <w:t>class</w:t>
      </w:r>
      <w:r w:rsidRPr="005E38CF">
        <w:t xml:space="preserve"> Bank</w:t>
      </w:r>
    </w:p>
    <w:p w14:paraId="0EC25D01" w14:textId="77777777" w:rsidR="005E38CF" w:rsidRPr="005E38CF" w:rsidRDefault="005E38CF" w:rsidP="005E38CF">
      <w:r w:rsidRPr="005E38CF">
        <w:rPr>
          <w:b/>
          <w:bCs/>
        </w:rPr>
        <w:t>{</w:t>
      </w:r>
    </w:p>
    <w:p w14:paraId="5176955A" w14:textId="77777777" w:rsidR="005E38CF" w:rsidRPr="005E38CF" w:rsidRDefault="005E38CF" w:rsidP="005E38CF">
      <w:r w:rsidRPr="005E38CF">
        <w:rPr>
          <w:b/>
          <w:bCs/>
        </w:rPr>
        <w:t>abstract</w:t>
      </w:r>
      <w:r w:rsidRPr="005E38CF">
        <w:t xml:space="preserve"> </w:t>
      </w:r>
      <w:r w:rsidRPr="005E38CF">
        <w:rPr>
          <w:b/>
          <w:bCs/>
        </w:rPr>
        <w:t>int</w:t>
      </w:r>
      <w:r w:rsidRPr="005E38CF">
        <w:t xml:space="preserve"> </w:t>
      </w:r>
      <w:proofErr w:type="spellStart"/>
      <w:r w:rsidRPr="005E38CF">
        <w:t>getRateOfInterest</w:t>
      </w:r>
      <w:proofErr w:type="spellEnd"/>
      <w:r w:rsidRPr="005E38CF">
        <w:t xml:space="preserve"> </w:t>
      </w:r>
      <w:r w:rsidRPr="005E38CF">
        <w:rPr>
          <w:b/>
          <w:bCs/>
        </w:rPr>
        <w:t>()</w:t>
      </w:r>
      <w:r w:rsidRPr="005E38CF">
        <w:t>;</w:t>
      </w:r>
    </w:p>
    <w:p w14:paraId="4D4C7B0E" w14:textId="77777777" w:rsidR="005E38CF" w:rsidRPr="005E38CF" w:rsidRDefault="005E38CF" w:rsidP="005E38CF">
      <w:r w:rsidRPr="005E38CF">
        <w:rPr>
          <w:b/>
          <w:bCs/>
        </w:rPr>
        <w:lastRenderedPageBreak/>
        <w:t>}</w:t>
      </w:r>
    </w:p>
    <w:p w14:paraId="0A19AE5E" w14:textId="77777777" w:rsidR="005E38CF" w:rsidRPr="005E38CF" w:rsidRDefault="005E38CF" w:rsidP="005E38CF">
      <w:r w:rsidRPr="005E38CF">
        <w:rPr>
          <w:b/>
          <w:bCs/>
        </w:rPr>
        <w:t>class</w:t>
      </w:r>
      <w:r w:rsidRPr="005E38CF">
        <w:t xml:space="preserve"> SBI </w:t>
      </w:r>
      <w:r w:rsidRPr="005E38CF">
        <w:rPr>
          <w:b/>
          <w:bCs/>
        </w:rPr>
        <w:t>extends</w:t>
      </w:r>
      <w:r w:rsidRPr="005E38CF">
        <w:t xml:space="preserve"> Bank</w:t>
      </w:r>
    </w:p>
    <w:p w14:paraId="1642FD4E" w14:textId="77777777" w:rsidR="005E38CF" w:rsidRPr="005E38CF" w:rsidRDefault="005E38CF" w:rsidP="005E38CF">
      <w:r w:rsidRPr="005E38CF">
        <w:rPr>
          <w:b/>
          <w:bCs/>
        </w:rPr>
        <w:t>{</w:t>
      </w:r>
    </w:p>
    <w:p w14:paraId="22FC52CF" w14:textId="77777777" w:rsidR="005E38CF" w:rsidRPr="005E38CF" w:rsidRDefault="005E38CF" w:rsidP="005E38CF">
      <w:r w:rsidRPr="005E38CF">
        <w:rPr>
          <w:b/>
          <w:bCs/>
        </w:rPr>
        <w:t>int</w:t>
      </w:r>
      <w:r w:rsidRPr="005E38CF">
        <w:t xml:space="preserve"> </w:t>
      </w:r>
      <w:proofErr w:type="spellStart"/>
      <w:r w:rsidRPr="005E38CF">
        <w:t>getRateOfInterest</w:t>
      </w:r>
      <w:proofErr w:type="spellEnd"/>
      <w:r w:rsidRPr="005E38CF">
        <w:t xml:space="preserve"> </w:t>
      </w:r>
      <w:r w:rsidRPr="005E38CF">
        <w:rPr>
          <w:b/>
          <w:bCs/>
        </w:rPr>
        <w:t>()</w:t>
      </w:r>
    </w:p>
    <w:p w14:paraId="45018EE3" w14:textId="77777777" w:rsidR="005E38CF" w:rsidRPr="005E38CF" w:rsidRDefault="005E38CF" w:rsidP="005E38CF">
      <w:r w:rsidRPr="005E38CF">
        <w:rPr>
          <w:b/>
          <w:bCs/>
        </w:rPr>
        <w:t>{</w:t>
      </w:r>
    </w:p>
    <w:p w14:paraId="67D38370" w14:textId="77777777" w:rsidR="005E38CF" w:rsidRPr="005E38CF" w:rsidRDefault="005E38CF" w:rsidP="005E38CF">
      <w:r w:rsidRPr="005E38CF">
        <w:rPr>
          <w:b/>
          <w:bCs/>
        </w:rPr>
        <w:t>return</w:t>
      </w:r>
      <w:r w:rsidRPr="005E38CF">
        <w:t xml:space="preserve"> 7;</w:t>
      </w:r>
    </w:p>
    <w:p w14:paraId="38664BE2" w14:textId="77777777" w:rsidR="005E38CF" w:rsidRPr="005E38CF" w:rsidRDefault="005E38CF" w:rsidP="005E38CF">
      <w:r w:rsidRPr="005E38CF">
        <w:rPr>
          <w:b/>
          <w:bCs/>
        </w:rPr>
        <w:t>}</w:t>
      </w:r>
    </w:p>
    <w:p w14:paraId="477A0208" w14:textId="77777777" w:rsidR="005E38CF" w:rsidRPr="005E38CF" w:rsidRDefault="005E38CF" w:rsidP="005E38CF">
      <w:r w:rsidRPr="005E38CF">
        <w:rPr>
          <w:b/>
          <w:bCs/>
        </w:rPr>
        <w:t>}</w:t>
      </w:r>
    </w:p>
    <w:p w14:paraId="2EACBA15" w14:textId="77777777" w:rsidR="005E38CF" w:rsidRPr="005E38CF" w:rsidRDefault="005E38CF" w:rsidP="005E38CF">
      <w:r w:rsidRPr="005E38CF">
        <w:rPr>
          <w:b/>
          <w:bCs/>
        </w:rPr>
        <w:t>class</w:t>
      </w:r>
      <w:r w:rsidRPr="005E38CF">
        <w:t xml:space="preserve"> PNB </w:t>
      </w:r>
      <w:r w:rsidRPr="005E38CF">
        <w:rPr>
          <w:b/>
          <w:bCs/>
        </w:rPr>
        <w:t>extends</w:t>
      </w:r>
      <w:r w:rsidRPr="005E38CF">
        <w:t xml:space="preserve"> Bank</w:t>
      </w:r>
    </w:p>
    <w:p w14:paraId="336B94EA" w14:textId="77777777" w:rsidR="005E38CF" w:rsidRPr="005E38CF" w:rsidRDefault="005E38CF" w:rsidP="005E38CF">
      <w:r w:rsidRPr="005E38CF">
        <w:rPr>
          <w:b/>
          <w:bCs/>
        </w:rPr>
        <w:t>{</w:t>
      </w:r>
    </w:p>
    <w:p w14:paraId="413CB451" w14:textId="77777777" w:rsidR="005E38CF" w:rsidRPr="005E38CF" w:rsidRDefault="005E38CF" w:rsidP="005E38CF">
      <w:r w:rsidRPr="005E38CF">
        <w:rPr>
          <w:b/>
          <w:bCs/>
        </w:rPr>
        <w:t>int</w:t>
      </w:r>
      <w:r w:rsidRPr="005E38CF">
        <w:t xml:space="preserve"> </w:t>
      </w:r>
      <w:proofErr w:type="spellStart"/>
      <w:r w:rsidRPr="005E38CF">
        <w:t>getRateOfInterest</w:t>
      </w:r>
      <w:proofErr w:type="spellEnd"/>
      <w:r w:rsidRPr="005E38CF">
        <w:t xml:space="preserve"> </w:t>
      </w:r>
      <w:r w:rsidRPr="005E38CF">
        <w:rPr>
          <w:b/>
          <w:bCs/>
        </w:rPr>
        <w:t>()</w:t>
      </w:r>
    </w:p>
    <w:p w14:paraId="50DE6310" w14:textId="77777777" w:rsidR="005E38CF" w:rsidRPr="005E38CF" w:rsidRDefault="005E38CF" w:rsidP="005E38CF">
      <w:r w:rsidRPr="005E38CF">
        <w:rPr>
          <w:b/>
          <w:bCs/>
        </w:rPr>
        <w:t>{</w:t>
      </w:r>
    </w:p>
    <w:p w14:paraId="7E8B3C45" w14:textId="77777777" w:rsidR="005E38CF" w:rsidRPr="005E38CF" w:rsidRDefault="005E38CF" w:rsidP="005E38CF">
      <w:r w:rsidRPr="005E38CF">
        <w:rPr>
          <w:b/>
          <w:bCs/>
        </w:rPr>
        <w:t>return</w:t>
      </w:r>
      <w:r w:rsidRPr="005E38CF">
        <w:t xml:space="preserve"> 8;</w:t>
      </w:r>
    </w:p>
    <w:p w14:paraId="3E940CA4" w14:textId="77777777" w:rsidR="005E38CF" w:rsidRPr="005E38CF" w:rsidRDefault="005E38CF" w:rsidP="005E38CF">
      <w:r w:rsidRPr="005E38CF">
        <w:rPr>
          <w:b/>
          <w:bCs/>
        </w:rPr>
        <w:t>}</w:t>
      </w:r>
    </w:p>
    <w:p w14:paraId="50B5C6DE" w14:textId="77777777" w:rsidR="005E38CF" w:rsidRPr="005E38CF" w:rsidRDefault="005E38CF" w:rsidP="005E38CF">
      <w:r w:rsidRPr="005E38CF">
        <w:rPr>
          <w:b/>
          <w:bCs/>
        </w:rPr>
        <w:t>}</w:t>
      </w:r>
    </w:p>
    <w:p w14:paraId="689B23F0" w14:textId="77777777" w:rsidR="005E38CF" w:rsidRPr="005E38CF" w:rsidRDefault="005E38CF" w:rsidP="005E38CF">
      <w:pPr>
        <w:rPr>
          <w:b/>
          <w:bCs/>
        </w:rPr>
      </w:pPr>
      <w:r w:rsidRPr="005E38CF">
        <w:rPr>
          <w:b/>
          <w:bCs/>
        </w:rPr>
        <w:t>Output:</w:t>
      </w:r>
    </w:p>
    <w:p w14:paraId="22BEA09B" w14:textId="6C61BD4C" w:rsidR="005E38CF" w:rsidRPr="005E38CF" w:rsidRDefault="005E38CF" w:rsidP="005E38CF">
      <w:r w:rsidRPr="005E38CF">
        <w:drawing>
          <wp:inline distT="0" distB="0" distL="0" distR="0" wp14:anchorId="686C6B86" wp14:editId="6218CC47">
            <wp:extent cx="2987040" cy="541020"/>
            <wp:effectExtent l="0" t="0" r="3810" b="0"/>
            <wp:docPr id="1414594999" name="Picture 3" descr="Abstract Classes and Abstract Method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bstract Classes and Abstract Methods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87040" cy="541020"/>
                    </a:xfrm>
                    <a:prstGeom prst="rect">
                      <a:avLst/>
                    </a:prstGeom>
                    <a:noFill/>
                    <a:ln>
                      <a:noFill/>
                    </a:ln>
                  </pic:spPr>
                </pic:pic>
              </a:graphicData>
            </a:graphic>
          </wp:inline>
        </w:drawing>
      </w:r>
    </w:p>
    <w:p w14:paraId="06241BCD" w14:textId="77777777" w:rsidR="005E38CF" w:rsidRPr="005E38CF" w:rsidRDefault="005E38CF" w:rsidP="005E38CF">
      <w:pPr>
        <w:rPr>
          <w:b/>
          <w:bCs/>
        </w:rPr>
      </w:pPr>
      <w:r w:rsidRPr="005E38CF">
        <w:rPr>
          <w:b/>
          <w:bCs/>
        </w:rPr>
        <w:t>What type of members we can define in an abstract class?</w:t>
      </w:r>
    </w:p>
    <w:p w14:paraId="324B3182" w14:textId="77777777" w:rsidR="005E38CF" w:rsidRPr="005E38CF" w:rsidRDefault="005E38CF" w:rsidP="005E38CF">
      <w:r w:rsidRPr="005E38CF">
        <w:t xml:space="preserve">We can define all static and non-static members including constructors </w:t>
      </w:r>
      <w:proofErr w:type="gramStart"/>
      <w:r w:rsidRPr="005E38CF">
        <w:t>and also</w:t>
      </w:r>
      <w:proofErr w:type="gramEnd"/>
      <w:r w:rsidRPr="005E38CF">
        <w:t xml:space="preserve"> abstract methods.</w:t>
      </w:r>
    </w:p>
    <w:p w14:paraId="09B71E3F" w14:textId="77777777" w:rsidR="005E38CF" w:rsidRPr="005E38CF" w:rsidRDefault="005E38CF" w:rsidP="005E38CF">
      <w:pPr>
        <w:rPr>
          <w:b/>
          <w:bCs/>
        </w:rPr>
      </w:pPr>
      <w:r w:rsidRPr="005E38CF">
        <w:rPr>
          <w:b/>
          <w:bCs/>
        </w:rPr>
        <w:t>Will abstract class members are created when a subclass object is created?</w:t>
      </w:r>
    </w:p>
    <w:p w14:paraId="51101E71" w14:textId="77777777" w:rsidR="005E38CF" w:rsidRPr="005E38CF" w:rsidRDefault="005E38CF" w:rsidP="005E38CF">
      <w:r w:rsidRPr="005E38CF">
        <w:t>Yes</w:t>
      </w:r>
      <w:r w:rsidRPr="005E38CF">
        <w:rPr>
          <w:b/>
          <w:bCs/>
        </w:rPr>
        <w:t>,</w:t>
      </w:r>
      <w:r w:rsidRPr="005E38CF">
        <w:t> its non-static members get memory when its concrete sub-class object is created.</w:t>
      </w:r>
    </w:p>
    <w:p w14:paraId="246CE62E"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8F6"/>
    <w:multiLevelType w:val="multilevel"/>
    <w:tmpl w:val="5982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602DE"/>
    <w:multiLevelType w:val="multilevel"/>
    <w:tmpl w:val="450C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CC071E"/>
    <w:multiLevelType w:val="multilevel"/>
    <w:tmpl w:val="5914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2441058">
    <w:abstractNumId w:val="1"/>
  </w:num>
  <w:num w:numId="2" w16cid:durableId="908925362">
    <w:abstractNumId w:val="2"/>
  </w:num>
  <w:num w:numId="3" w16cid:durableId="2077123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8CF"/>
    <w:rsid w:val="002842E8"/>
    <w:rsid w:val="004F7842"/>
    <w:rsid w:val="005E38CF"/>
    <w:rsid w:val="006B32BD"/>
    <w:rsid w:val="00786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E016"/>
  <w15:chartTrackingRefBased/>
  <w15:docId w15:val="{4F06BED4-4E9C-400A-BF2E-839CE715F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8CF"/>
    <w:rPr>
      <w:rFonts w:eastAsiaTheme="majorEastAsia" w:cstheme="majorBidi"/>
      <w:color w:val="272727" w:themeColor="text1" w:themeTint="D8"/>
    </w:rPr>
  </w:style>
  <w:style w:type="paragraph" w:styleId="Title">
    <w:name w:val="Title"/>
    <w:basedOn w:val="Normal"/>
    <w:next w:val="Normal"/>
    <w:link w:val="TitleChar"/>
    <w:uiPriority w:val="10"/>
    <w:qFormat/>
    <w:rsid w:val="005E3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8CF"/>
    <w:pPr>
      <w:spacing w:before="160"/>
      <w:jc w:val="center"/>
    </w:pPr>
    <w:rPr>
      <w:i/>
      <w:iCs/>
      <w:color w:val="404040" w:themeColor="text1" w:themeTint="BF"/>
    </w:rPr>
  </w:style>
  <w:style w:type="character" w:customStyle="1" w:styleId="QuoteChar">
    <w:name w:val="Quote Char"/>
    <w:basedOn w:val="DefaultParagraphFont"/>
    <w:link w:val="Quote"/>
    <w:uiPriority w:val="29"/>
    <w:rsid w:val="005E38CF"/>
    <w:rPr>
      <w:i/>
      <w:iCs/>
      <w:color w:val="404040" w:themeColor="text1" w:themeTint="BF"/>
    </w:rPr>
  </w:style>
  <w:style w:type="paragraph" w:styleId="ListParagraph">
    <w:name w:val="List Paragraph"/>
    <w:basedOn w:val="Normal"/>
    <w:uiPriority w:val="34"/>
    <w:qFormat/>
    <w:rsid w:val="005E38CF"/>
    <w:pPr>
      <w:ind w:left="720"/>
      <w:contextualSpacing/>
    </w:pPr>
  </w:style>
  <w:style w:type="character" w:styleId="IntenseEmphasis">
    <w:name w:val="Intense Emphasis"/>
    <w:basedOn w:val="DefaultParagraphFont"/>
    <w:uiPriority w:val="21"/>
    <w:qFormat/>
    <w:rsid w:val="005E38CF"/>
    <w:rPr>
      <w:i/>
      <w:iCs/>
      <w:color w:val="2F5496" w:themeColor="accent1" w:themeShade="BF"/>
    </w:rPr>
  </w:style>
  <w:style w:type="paragraph" w:styleId="IntenseQuote">
    <w:name w:val="Intense Quote"/>
    <w:basedOn w:val="Normal"/>
    <w:next w:val="Normal"/>
    <w:link w:val="IntenseQuoteChar"/>
    <w:uiPriority w:val="30"/>
    <w:qFormat/>
    <w:rsid w:val="005E3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8CF"/>
    <w:rPr>
      <w:i/>
      <w:iCs/>
      <w:color w:val="2F5496" w:themeColor="accent1" w:themeShade="BF"/>
    </w:rPr>
  </w:style>
  <w:style w:type="character" w:styleId="IntenseReference">
    <w:name w:val="Intense Reference"/>
    <w:basedOn w:val="DefaultParagraphFont"/>
    <w:uiPriority w:val="32"/>
    <w:qFormat/>
    <w:rsid w:val="005E38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1384</Words>
  <Characters>7895</Characters>
  <Application>Microsoft Office Word</Application>
  <DocSecurity>0</DocSecurity>
  <Lines>65</Lines>
  <Paragraphs>18</Paragraphs>
  <ScaleCrop>false</ScaleCrop>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2026-01-18T15:04:00Z</dcterms:created>
  <dcterms:modified xsi:type="dcterms:W3CDTF">2026-01-18T15:05:00Z</dcterms:modified>
</cp:coreProperties>
</file>