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B68F" w14:textId="77777777" w:rsidR="00C24AA7" w:rsidRPr="00C24AA7" w:rsidRDefault="00C24AA7" w:rsidP="00C24AA7">
      <w:pPr>
        <w:rPr>
          <w:b/>
          <w:bCs/>
        </w:rPr>
      </w:pPr>
      <w:r w:rsidRPr="00C24AA7">
        <w:rPr>
          <w:b/>
          <w:bCs/>
        </w:rPr>
        <w:t>Row Level Trigger Examples in Oracle</w:t>
      </w:r>
    </w:p>
    <w:p w14:paraId="56774053" w14:textId="77777777" w:rsidR="00C24AA7" w:rsidRPr="00C24AA7" w:rsidRDefault="00C24AA7" w:rsidP="00C24AA7">
      <w:r w:rsidRPr="00C24AA7">
        <w:t xml:space="preserve">Now, we will learn about the row-level trigger example and see how the row-level trigger </w:t>
      </w:r>
      <w:proofErr w:type="gramStart"/>
      <w:r w:rsidRPr="00C24AA7">
        <w:t>actually works</w:t>
      </w:r>
      <w:proofErr w:type="gramEnd"/>
      <w:r w:rsidRPr="00C24AA7">
        <w:t>. We will be creating a table and then we will be inserting the data into the table and then we will be creating the trigger and checking the functionality of trigger.</w:t>
      </w:r>
    </w:p>
    <w:p w14:paraId="37EB88B8" w14:textId="77777777" w:rsidR="00C24AA7" w:rsidRPr="00C24AA7" w:rsidRDefault="00C24AA7" w:rsidP="00C24AA7">
      <w:pPr>
        <w:rPr>
          <w:b/>
          <w:bCs/>
        </w:rPr>
      </w:pPr>
      <w:r w:rsidRPr="00C24AA7">
        <w:rPr>
          <w:b/>
          <w:bCs/>
        </w:rPr>
        <w:t>Step 1: Create a table</w:t>
      </w:r>
    </w:p>
    <w:p w14:paraId="61E8C924" w14:textId="77777777" w:rsidR="00C24AA7" w:rsidRPr="00C24AA7" w:rsidRDefault="00C24AA7" w:rsidP="00C24AA7">
      <w:r w:rsidRPr="00C24AA7">
        <w:t>In order not to perform the insert operation again, we are creating a table from the copy of the old table present in the database. We will be creating the exact copy of the table employees.</w:t>
      </w:r>
    </w:p>
    <w:p w14:paraId="3A79632A" w14:textId="77777777" w:rsidR="00C24AA7" w:rsidRPr="00C24AA7" w:rsidRDefault="00C24AA7" w:rsidP="00C24AA7">
      <w:r w:rsidRPr="00C24AA7">
        <w:rPr>
          <w:b/>
          <w:bCs/>
        </w:rPr>
        <w:t>Statement: Create table COPY_EMP as select * from employees;</w:t>
      </w:r>
    </w:p>
    <w:p w14:paraId="5DDE0A1D" w14:textId="73C3B8B2" w:rsidR="00C24AA7" w:rsidRPr="00C24AA7" w:rsidRDefault="00C24AA7" w:rsidP="00C24AA7">
      <w:r w:rsidRPr="00C24AA7">
        <w:drawing>
          <wp:inline distT="0" distB="0" distL="0" distR="0" wp14:anchorId="68D3AF35" wp14:editId="52FA9F72">
            <wp:extent cx="4594860" cy="3604260"/>
            <wp:effectExtent l="0" t="0" r="0" b="0"/>
            <wp:docPr id="400497818" name="Picture 30" descr="Create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reate a tab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94860" cy="3604260"/>
                    </a:xfrm>
                    <a:prstGeom prst="rect">
                      <a:avLst/>
                    </a:prstGeom>
                    <a:noFill/>
                    <a:ln>
                      <a:noFill/>
                    </a:ln>
                  </pic:spPr>
                </pic:pic>
              </a:graphicData>
            </a:graphic>
          </wp:inline>
        </w:drawing>
      </w:r>
    </w:p>
    <w:p w14:paraId="2A36DBCB" w14:textId="77777777" w:rsidR="00C24AA7" w:rsidRPr="00C24AA7" w:rsidRDefault="00C24AA7" w:rsidP="00C24AA7">
      <w:r w:rsidRPr="00C24AA7">
        <w:t>So, we have created the table COPY_EMP. Let us check the data in the table. In general, if we need to make any changes or learn new topics it is better to create a copy of old tables in order not to make changes to the default tables.</w:t>
      </w:r>
    </w:p>
    <w:p w14:paraId="159ACBBF" w14:textId="77777777" w:rsidR="00C24AA7" w:rsidRPr="00C24AA7" w:rsidRDefault="00C24AA7" w:rsidP="00C24AA7">
      <w:r w:rsidRPr="00C24AA7">
        <w:rPr>
          <w:b/>
          <w:bCs/>
        </w:rPr>
        <w:t>Query:</w:t>
      </w:r>
      <w:r w:rsidRPr="00C24AA7">
        <w:t> </w:t>
      </w:r>
      <w:r w:rsidRPr="00C24AA7">
        <w:rPr>
          <w:b/>
          <w:bCs/>
        </w:rPr>
        <w:t>select * from COPY_EMP;</w:t>
      </w:r>
    </w:p>
    <w:p w14:paraId="6E871F6C" w14:textId="5EA82508" w:rsidR="00C24AA7" w:rsidRPr="00C24AA7" w:rsidRDefault="00C24AA7" w:rsidP="00C24AA7">
      <w:r w:rsidRPr="00C24AA7">
        <w:lastRenderedPageBreak/>
        <w:drawing>
          <wp:inline distT="0" distB="0" distL="0" distR="0" wp14:anchorId="1BF56A02" wp14:editId="5E222311">
            <wp:extent cx="5731510" cy="3261995"/>
            <wp:effectExtent l="0" t="0" r="2540" b="0"/>
            <wp:docPr id="2064636578" name="Picture 29" descr="Row Level Trigger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Row Level Trigger Examples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61995"/>
                    </a:xfrm>
                    <a:prstGeom prst="rect">
                      <a:avLst/>
                    </a:prstGeom>
                    <a:noFill/>
                    <a:ln>
                      <a:noFill/>
                    </a:ln>
                  </pic:spPr>
                </pic:pic>
              </a:graphicData>
            </a:graphic>
          </wp:inline>
        </w:drawing>
      </w:r>
    </w:p>
    <w:p w14:paraId="50CD658C" w14:textId="77777777" w:rsidR="00C24AA7" w:rsidRPr="00C24AA7" w:rsidRDefault="00C24AA7" w:rsidP="00C24AA7">
      <w:r w:rsidRPr="00C24AA7">
        <w:t>So, all the rows and columns that are present in the table employees are present in the table COPY_EMP.</w:t>
      </w:r>
    </w:p>
    <w:p w14:paraId="72BD9AAD" w14:textId="77777777" w:rsidR="00C24AA7" w:rsidRPr="00C24AA7" w:rsidRDefault="00C24AA7" w:rsidP="00C24AA7">
      <w:pPr>
        <w:rPr>
          <w:b/>
          <w:bCs/>
        </w:rPr>
      </w:pPr>
      <w:r w:rsidRPr="00C24AA7">
        <w:rPr>
          <w:b/>
          <w:bCs/>
        </w:rPr>
        <w:t>Step 2: Create a Row Level Trigger.</w:t>
      </w:r>
    </w:p>
    <w:p w14:paraId="6EE3D17C" w14:textId="77777777" w:rsidR="00C24AA7" w:rsidRPr="00C24AA7" w:rsidRDefault="00C24AA7" w:rsidP="00C24AA7">
      <w:r w:rsidRPr="00C24AA7">
        <w:t>We will be creating a row-level trigger. The login behind this trigger is to check all the employee’s salaries in the table COPY_EMP and if any salary is less than 500 then we should get an error saying that the minimum salary is 500.</w:t>
      </w:r>
    </w:p>
    <w:p w14:paraId="34E87EF4" w14:textId="77777777" w:rsidR="00C24AA7" w:rsidRPr="00C24AA7" w:rsidRDefault="00C24AA7" w:rsidP="00C24AA7">
      <w:pPr>
        <w:rPr>
          <w:b/>
          <w:bCs/>
        </w:rPr>
      </w:pPr>
      <w:r w:rsidRPr="00C24AA7">
        <w:rPr>
          <w:b/>
          <w:bCs/>
        </w:rPr>
        <w:t>SQL Script to Create Row Level Trigger in Oracle:</w:t>
      </w:r>
    </w:p>
    <w:p w14:paraId="565B28B0" w14:textId="77777777" w:rsidR="00C24AA7" w:rsidRPr="00C24AA7" w:rsidRDefault="00C24AA7" w:rsidP="00C24AA7">
      <w:r w:rsidRPr="00C24AA7">
        <w:rPr>
          <w:b/>
          <w:bCs/>
        </w:rPr>
        <w:t>Create</w:t>
      </w:r>
      <w:r w:rsidRPr="00C24AA7">
        <w:t xml:space="preserve"> or replace </w:t>
      </w:r>
      <w:r w:rsidRPr="00C24AA7">
        <w:rPr>
          <w:b/>
          <w:bCs/>
        </w:rPr>
        <w:t>trigger</w:t>
      </w:r>
      <w:r w:rsidRPr="00C24AA7">
        <w:t xml:space="preserve"> </w:t>
      </w:r>
      <w:proofErr w:type="spellStart"/>
      <w:r w:rsidRPr="00C24AA7">
        <w:t>check_salary</w:t>
      </w:r>
      <w:proofErr w:type="spellEnd"/>
    </w:p>
    <w:p w14:paraId="0234BDCF" w14:textId="77777777" w:rsidR="00C24AA7" w:rsidRPr="00C24AA7" w:rsidRDefault="00C24AA7" w:rsidP="00C24AA7">
      <w:r w:rsidRPr="00C24AA7">
        <w:t xml:space="preserve">Before </w:t>
      </w:r>
    </w:p>
    <w:p w14:paraId="3C6267D2" w14:textId="77777777" w:rsidR="00C24AA7" w:rsidRPr="00C24AA7" w:rsidRDefault="00C24AA7" w:rsidP="00C24AA7">
      <w:r w:rsidRPr="00C24AA7">
        <w:rPr>
          <w:b/>
          <w:bCs/>
        </w:rPr>
        <w:t>Insert</w:t>
      </w:r>
      <w:r w:rsidRPr="00C24AA7">
        <w:t xml:space="preserve"> or </w:t>
      </w:r>
      <w:r w:rsidRPr="00C24AA7">
        <w:rPr>
          <w:b/>
          <w:bCs/>
        </w:rPr>
        <w:t>update</w:t>
      </w:r>
      <w:r w:rsidRPr="00C24AA7">
        <w:t xml:space="preserve"> of salary</w:t>
      </w:r>
    </w:p>
    <w:p w14:paraId="2635B0EB" w14:textId="77777777" w:rsidR="00C24AA7" w:rsidRPr="00C24AA7" w:rsidRDefault="00C24AA7" w:rsidP="00C24AA7">
      <w:r w:rsidRPr="00C24AA7">
        <w:rPr>
          <w:b/>
          <w:bCs/>
        </w:rPr>
        <w:t>On</w:t>
      </w:r>
      <w:r w:rsidRPr="00C24AA7">
        <w:t xml:space="preserve"> COPY_EMP</w:t>
      </w:r>
    </w:p>
    <w:p w14:paraId="74D0F8BE" w14:textId="77777777" w:rsidR="00C24AA7" w:rsidRPr="00C24AA7" w:rsidRDefault="00C24AA7" w:rsidP="00C24AA7">
      <w:r w:rsidRPr="00C24AA7">
        <w:t>For each row</w:t>
      </w:r>
    </w:p>
    <w:p w14:paraId="0FE374E8" w14:textId="77777777" w:rsidR="00C24AA7" w:rsidRPr="00C24AA7" w:rsidRDefault="00C24AA7" w:rsidP="00C24AA7">
      <w:r w:rsidRPr="00C24AA7">
        <w:t>Begin</w:t>
      </w:r>
    </w:p>
    <w:p w14:paraId="2408A0B4" w14:textId="77777777" w:rsidR="00C24AA7" w:rsidRPr="00C24AA7" w:rsidRDefault="00C24AA7" w:rsidP="00C24AA7">
      <w:proofErr w:type="gramStart"/>
      <w:r w:rsidRPr="00C24AA7">
        <w:t>If :</w:t>
      </w:r>
      <w:proofErr w:type="spellStart"/>
      <w:r w:rsidRPr="00C24AA7">
        <w:t>new</w:t>
      </w:r>
      <w:proofErr w:type="gramEnd"/>
      <w:r w:rsidRPr="00C24AA7">
        <w:t>.salary</w:t>
      </w:r>
      <w:proofErr w:type="spellEnd"/>
      <w:r w:rsidRPr="00C24AA7">
        <w:t>&lt;500 then</w:t>
      </w:r>
    </w:p>
    <w:p w14:paraId="7A09EA9C" w14:textId="77777777" w:rsidR="00C24AA7" w:rsidRPr="00C24AA7" w:rsidRDefault="00C24AA7" w:rsidP="00C24AA7">
      <w:proofErr w:type="spellStart"/>
      <w:r w:rsidRPr="00C24AA7">
        <w:t>Raise_application_</w:t>
      </w:r>
      <w:proofErr w:type="gramStart"/>
      <w:r w:rsidRPr="00C24AA7">
        <w:t>error</w:t>
      </w:r>
      <w:proofErr w:type="spellEnd"/>
      <w:r w:rsidRPr="00C24AA7">
        <w:t>(</w:t>
      </w:r>
      <w:proofErr w:type="gramEnd"/>
      <w:r w:rsidRPr="00C24AA7">
        <w:t>-20030,'minimum salary is 500');</w:t>
      </w:r>
    </w:p>
    <w:p w14:paraId="697A5EFA" w14:textId="77777777" w:rsidR="00C24AA7" w:rsidRPr="00C24AA7" w:rsidRDefault="00C24AA7" w:rsidP="00C24AA7">
      <w:r w:rsidRPr="00C24AA7">
        <w:t>End if;</w:t>
      </w:r>
    </w:p>
    <w:p w14:paraId="169A83D9" w14:textId="77777777" w:rsidR="00C24AA7" w:rsidRPr="00C24AA7" w:rsidRDefault="00C24AA7" w:rsidP="00C24AA7">
      <w:r w:rsidRPr="00C24AA7">
        <w:t>End;</w:t>
      </w:r>
    </w:p>
    <w:p w14:paraId="40C0EC4E" w14:textId="77777777" w:rsidR="00C24AA7" w:rsidRPr="00C24AA7" w:rsidRDefault="00C24AA7" w:rsidP="00C24AA7">
      <w:r w:rsidRPr="00C24AA7">
        <w:t xml:space="preserve">From the above create statement we can understand that we have created a trigger with the name </w:t>
      </w:r>
      <w:proofErr w:type="spellStart"/>
      <w:r w:rsidRPr="00C24AA7">
        <w:t>check_salary</w:t>
      </w:r>
      <w:proofErr w:type="spellEnd"/>
      <w:r w:rsidRPr="00C24AA7">
        <w:t xml:space="preserve"> where the timing of the trigger is before and the event is insert or update of the column salary in the table COPY_EMP. We have mentioned “for each row” which indicates the row level trigger.</w:t>
      </w:r>
    </w:p>
    <w:p w14:paraId="44364952" w14:textId="77777777" w:rsidR="00C24AA7" w:rsidRPr="00C24AA7" w:rsidRDefault="00C24AA7" w:rsidP="00C24AA7">
      <w:r w:rsidRPr="00C24AA7">
        <w:lastRenderedPageBreak/>
        <w:t xml:space="preserve">The login inside the trigger is if the salary is less than 500 then invoke the application error number 20030 where the error shows the minimum salary is 500. </w:t>
      </w:r>
      <w:proofErr w:type="gramStart"/>
      <w:r w:rsidRPr="00C24AA7">
        <w:t>Let’s</w:t>
      </w:r>
      <w:proofErr w:type="gramEnd"/>
      <w:r w:rsidRPr="00C24AA7">
        <w:t xml:space="preserve"> go ahead and create the trigger.</w:t>
      </w:r>
    </w:p>
    <w:p w14:paraId="71A7B896" w14:textId="6F1B575C" w:rsidR="00C24AA7" w:rsidRPr="00C24AA7" w:rsidRDefault="00C24AA7" w:rsidP="00C24AA7">
      <w:r w:rsidRPr="00C24AA7">
        <w:drawing>
          <wp:inline distT="0" distB="0" distL="0" distR="0" wp14:anchorId="30F09BD4" wp14:editId="6337CF5F">
            <wp:extent cx="4648200" cy="3619500"/>
            <wp:effectExtent l="0" t="0" r="0" b="0"/>
            <wp:docPr id="490551737" name="Picture 28" descr="SQL Script to Create Row Level Trigge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QL Script to Create Row Level Trigger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8200" cy="3619500"/>
                    </a:xfrm>
                    <a:prstGeom prst="rect">
                      <a:avLst/>
                    </a:prstGeom>
                    <a:noFill/>
                    <a:ln>
                      <a:noFill/>
                    </a:ln>
                  </pic:spPr>
                </pic:pic>
              </a:graphicData>
            </a:graphic>
          </wp:inline>
        </w:drawing>
      </w:r>
    </w:p>
    <w:p w14:paraId="4A613E9D" w14:textId="77777777" w:rsidR="00C24AA7" w:rsidRPr="00C24AA7" w:rsidRDefault="00C24AA7" w:rsidP="00C24AA7">
      <w:r w:rsidRPr="00C24AA7">
        <w:t>So, now the trigger is created.</w:t>
      </w:r>
    </w:p>
    <w:p w14:paraId="0FABEB13" w14:textId="77777777" w:rsidR="00C24AA7" w:rsidRPr="00C24AA7" w:rsidRDefault="00C24AA7" w:rsidP="00C24AA7">
      <w:pPr>
        <w:rPr>
          <w:b/>
          <w:bCs/>
        </w:rPr>
      </w:pPr>
      <w:r w:rsidRPr="00C24AA7">
        <w:rPr>
          <w:b/>
          <w:bCs/>
        </w:rPr>
        <w:t>Step 3: Test the Trigger</w:t>
      </w:r>
    </w:p>
    <w:p w14:paraId="5165E9CE" w14:textId="77777777" w:rsidR="00C24AA7" w:rsidRPr="00C24AA7" w:rsidRDefault="00C24AA7" w:rsidP="00C24AA7">
      <w:r w:rsidRPr="00C24AA7">
        <w:t>Let us try to check the trigger and see if the trigger is working or not. We will do an update to an employee and change the salary of the employee to 200.</w:t>
      </w:r>
    </w:p>
    <w:p w14:paraId="4DC75CA0" w14:textId="77777777" w:rsidR="00C24AA7" w:rsidRPr="00C24AA7" w:rsidRDefault="00C24AA7" w:rsidP="00C24AA7">
      <w:r w:rsidRPr="00C24AA7">
        <w:rPr>
          <w:b/>
          <w:bCs/>
        </w:rPr>
        <w:t xml:space="preserve">Statement: Update COPY_EMP Set salary=200 Where </w:t>
      </w:r>
      <w:proofErr w:type="spellStart"/>
      <w:r w:rsidRPr="00C24AA7">
        <w:rPr>
          <w:b/>
          <w:bCs/>
        </w:rPr>
        <w:t>employee_id</w:t>
      </w:r>
      <w:proofErr w:type="spellEnd"/>
      <w:r w:rsidRPr="00C24AA7">
        <w:rPr>
          <w:b/>
          <w:bCs/>
        </w:rPr>
        <w:t>=100;</w:t>
      </w:r>
    </w:p>
    <w:p w14:paraId="74394954" w14:textId="7ED884FA" w:rsidR="00C24AA7" w:rsidRPr="00C24AA7" w:rsidRDefault="00C24AA7" w:rsidP="00C24AA7">
      <w:r w:rsidRPr="00C24AA7">
        <w:drawing>
          <wp:inline distT="0" distB="0" distL="0" distR="0" wp14:anchorId="1996EA56" wp14:editId="68AE3949">
            <wp:extent cx="4678680" cy="2948940"/>
            <wp:effectExtent l="0" t="0" r="7620" b="3810"/>
            <wp:docPr id="653246859" name="Picture 27" descr="Test the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est the Trigg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8680" cy="2948940"/>
                    </a:xfrm>
                    <a:prstGeom prst="rect">
                      <a:avLst/>
                    </a:prstGeom>
                    <a:noFill/>
                    <a:ln>
                      <a:noFill/>
                    </a:ln>
                  </pic:spPr>
                </pic:pic>
              </a:graphicData>
            </a:graphic>
          </wp:inline>
        </w:drawing>
      </w:r>
    </w:p>
    <w:p w14:paraId="54BF083C" w14:textId="77777777" w:rsidR="00C24AA7" w:rsidRPr="00C24AA7" w:rsidRDefault="00C24AA7" w:rsidP="00C24AA7">
      <w:r w:rsidRPr="00C24AA7">
        <w:lastRenderedPageBreak/>
        <w:t xml:space="preserve">So, we have executed the update statement and we got the exact output as mentioned in the trigger. The minimum salary is 500. We have tried this update for a specific employee. </w:t>
      </w:r>
      <w:proofErr w:type="gramStart"/>
      <w:r w:rsidRPr="00C24AA7">
        <w:t>Let’s</w:t>
      </w:r>
      <w:proofErr w:type="gramEnd"/>
      <w:r w:rsidRPr="00C24AA7">
        <w:t xml:space="preserve"> try to update the entire salary column. Let us first check how many rows the table COPY_EMP contains.</w:t>
      </w:r>
    </w:p>
    <w:p w14:paraId="3FABD537" w14:textId="77777777" w:rsidR="00C24AA7" w:rsidRPr="00C24AA7" w:rsidRDefault="00C24AA7" w:rsidP="00C24AA7">
      <w:r w:rsidRPr="00C24AA7">
        <w:rPr>
          <w:b/>
          <w:bCs/>
        </w:rPr>
        <w:t>Query:</w:t>
      </w:r>
      <w:r w:rsidRPr="00C24AA7">
        <w:t> </w:t>
      </w:r>
      <w:r w:rsidRPr="00C24AA7">
        <w:rPr>
          <w:b/>
          <w:bCs/>
        </w:rPr>
        <w:t xml:space="preserve">select </w:t>
      </w:r>
      <w:proofErr w:type="gramStart"/>
      <w:r w:rsidRPr="00C24AA7">
        <w:rPr>
          <w:b/>
          <w:bCs/>
        </w:rPr>
        <w:t>count(</w:t>
      </w:r>
      <w:proofErr w:type="gramEnd"/>
      <w:r w:rsidRPr="00C24AA7">
        <w:rPr>
          <w:b/>
          <w:bCs/>
        </w:rPr>
        <w:t xml:space="preserve">1) from </w:t>
      </w:r>
      <w:proofErr w:type="spellStart"/>
      <w:r w:rsidRPr="00C24AA7">
        <w:rPr>
          <w:b/>
          <w:bCs/>
        </w:rPr>
        <w:t>copy_emp</w:t>
      </w:r>
      <w:proofErr w:type="spellEnd"/>
      <w:r w:rsidRPr="00C24AA7">
        <w:rPr>
          <w:b/>
          <w:bCs/>
        </w:rPr>
        <w:t>;</w:t>
      </w:r>
    </w:p>
    <w:p w14:paraId="3E1F7CA4" w14:textId="54B50BF0" w:rsidR="00C24AA7" w:rsidRPr="00C24AA7" w:rsidRDefault="00C24AA7" w:rsidP="00C24AA7">
      <w:r w:rsidRPr="00C24AA7">
        <w:drawing>
          <wp:inline distT="0" distB="0" distL="0" distR="0" wp14:anchorId="4DA8A24F" wp14:editId="1A3DECE0">
            <wp:extent cx="3368040" cy="1607820"/>
            <wp:effectExtent l="0" t="0" r="3810" b="0"/>
            <wp:docPr id="858179590" name="Picture 26" descr="Test the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est the Trigg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8040" cy="1607820"/>
                    </a:xfrm>
                    <a:prstGeom prst="rect">
                      <a:avLst/>
                    </a:prstGeom>
                    <a:noFill/>
                    <a:ln>
                      <a:noFill/>
                    </a:ln>
                  </pic:spPr>
                </pic:pic>
              </a:graphicData>
            </a:graphic>
          </wp:inline>
        </w:drawing>
      </w:r>
    </w:p>
    <w:p w14:paraId="58FD7B5D" w14:textId="77777777" w:rsidR="00C24AA7" w:rsidRPr="00C24AA7" w:rsidRDefault="00C24AA7" w:rsidP="00C24AA7">
      <w:r w:rsidRPr="00C24AA7">
        <w:t xml:space="preserve">We have 107 rows. So, in this case, the trigger needs to fire 107 times. No, it does not run all 107 times because the compiler goes and tries to update the salary of </w:t>
      </w:r>
      <w:proofErr w:type="spellStart"/>
      <w:r w:rsidRPr="00C24AA7">
        <w:t>emp_id</w:t>
      </w:r>
      <w:proofErr w:type="spellEnd"/>
      <w:r w:rsidRPr="00C24AA7">
        <w:t xml:space="preserve"> 1 and we will get an error and the compiler stops there because we have mentioned “</w:t>
      </w:r>
      <w:proofErr w:type="spellStart"/>
      <w:r w:rsidRPr="00C24AA7">
        <w:t>raise_application_error</w:t>
      </w:r>
      <w:proofErr w:type="spellEnd"/>
      <w:r w:rsidRPr="00C24AA7">
        <w:t>”. Let us try to check that.</w:t>
      </w:r>
    </w:p>
    <w:p w14:paraId="0F728C2F" w14:textId="77777777" w:rsidR="00C24AA7" w:rsidRPr="00C24AA7" w:rsidRDefault="00C24AA7" w:rsidP="00C24AA7">
      <w:r w:rsidRPr="00C24AA7">
        <w:rPr>
          <w:b/>
          <w:bCs/>
        </w:rPr>
        <w:t>Statement: Update COPY_EMP Set salary=200;</w:t>
      </w:r>
    </w:p>
    <w:p w14:paraId="3878A20B" w14:textId="116ED76A" w:rsidR="00C24AA7" w:rsidRPr="00C24AA7" w:rsidRDefault="00C24AA7" w:rsidP="00C24AA7">
      <w:r w:rsidRPr="00C24AA7">
        <w:drawing>
          <wp:inline distT="0" distB="0" distL="0" distR="0" wp14:anchorId="59678BF6" wp14:editId="16E95BAE">
            <wp:extent cx="4754880" cy="3162300"/>
            <wp:effectExtent l="0" t="0" r="7620" b="0"/>
            <wp:docPr id="1074366421" name="Picture 25" descr="Row Level Trigger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Row Level Trigger Examples in Ora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4880" cy="3162300"/>
                    </a:xfrm>
                    <a:prstGeom prst="rect">
                      <a:avLst/>
                    </a:prstGeom>
                    <a:noFill/>
                    <a:ln>
                      <a:noFill/>
                    </a:ln>
                  </pic:spPr>
                </pic:pic>
              </a:graphicData>
            </a:graphic>
          </wp:inline>
        </w:drawing>
      </w:r>
    </w:p>
    <w:p w14:paraId="06ED57F7" w14:textId="77777777" w:rsidR="00C24AA7" w:rsidRPr="00C24AA7" w:rsidRDefault="00C24AA7" w:rsidP="00C24AA7">
      <w:pPr>
        <w:rPr>
          <w:b/>
          <w:bCs/>
        </w:rPr>
      </w:pPr>
      <w:r w:rsidRPr="00C24AA7">
        <w:rPr>
          <w:b/>
          <w:bCs/>
        </w:rPr>
        <w:t>Step 4: Row Level Triggers using Old and New Qualifiers</w:t>
      </w:r>
    </w:p>
    <w:p w14:paraId="5A545BA5" w14:textId="77777777" w:rsidR="00C24AA7" w:rsidRPr="00C24AA7" w:rsidRDefault="00C24AA7" w:rsidP="00C24AA7">
      <w:r w:rsidRPr="00C24AA7">
        <w:t>So, let us try to work with old and new qualifiers and see how the database responds to these new qualifiers.</w:t>
      </w:r>
    </w:p>
    <w:p w14:paraId="714CBCA1" w14:textId="77777777" w:rsidR="00C24AA7" w:rsidRPr="00C24AA7" w:rsidRDefault="00C24AA7" w:rsidP="00C24AA7">
      <w:pPr>
        <w:rPr>
          <w:b/>
          <w:bCs/>
        </w:rPr>
      </w:pPr>
      <w:r w:rsidRPr="00C24AA7">
        <w:rPr>
          <w:b/>
          <w:bCs/>
        </w:rPr>
        <w:t>SQL Script to Create Trigger:</w:t>
      </w:r>
    </w:p>
    <w:p w14:paraId="27ED57B6" w14:textId="77777777" w:rsidR="00C24AA7" w:rsidRPr="00C24AA7" w:rsidRDefault="00C24AA7" w:rsidP="00C24AA7">
      <w:r w:rsidRPr="00C24AA7">
        <w:rPr>
          <w:b/>
          <w:bCs/>
        </w:rPr>
        <w:t>Create</w:t>
      </w:r>
      <w:r w:rsidRPr="00C24AA7">
        <w:t xml:space="preserve"> or replace </w:t>
      </w:r>
      <w:r w:rsidRPr="00C24AA7">
        <w:rPr>
          <w:b/>
          <w:bCs/>
        </w:rPr>
        <w:t>trigger</w:t>
      </w:r>
      <w:r w:rsidRPr="00C24AA7">
        <w:t xml:space="preserve"> </w:t>
      </w:r>
      <w:proofErr w:type="spellStart"/>
      <w:r w:rsidRPr="00C24AA7">
        <w:t>check_salary</w:t>
      </w:r>
      <w:proofErr w:type="spellEnd"/>
    </w:p>
    <w:p w14:paraId="574AB842" w14:textId="77777777" w:rsidR="00C24AA7" w:rsidRPr="00C24AA7" w:rsidRDefault="00C24AA7" w:rsidP="00C24AA7">
      <w:r w:rsidRPr="00C24AA7">
        <w:t xml:space="preserve">Before </w:t>
      </w:r>
    </w:p>
    <w:p w14:paraId="688B9F54" w14:textId="77777777" w:rsidR="00C24AA7" w:rsidRPr="00C24AA7" w:rsidRDefault="00C24AA7" w:rsidP="00C24AA7">
      <w:r w:rsidRPr="00C24AA7">
        <w:rPr>
          <w:b/>
          <w:bCs/>
        </w:rPr>
        <w:t>Insert</w:t>
      </w:r>
      <w:r w:rsidRPr="00C24AA7">
        <w:t xml:space="preserve"> or </w:t>
      </w:r>
      <w:r w:rsidRPr="00C24AA7">
        <w:rPr>
          <w:b/>
          <w:bCs/>
        </w:rPr>
        <w:t>update</w:t>
      </w:r>
      <w:r w:rsidRPr="00C24AA7">
        <w:t xml:space="preserve"> of salary</w:t>
      </w:r>
    </w:p>
    <w:p w14:paraId="4F6C542C" w14:textId="77777777" w:rsidR="00C24AA7" w:rsidRPr="00C24AA7" w:rsidRDefault="00C24AA7" w:rsidP="00C24AA7">
      <w:r w:rsidRPr="00C24AA7">
        <w:rPr>
          <w:b/>
          <w:bCs/>
        </w:rPr>
        <w:lastRenderedPageBreak/>
        <w:t>On</w:t>
      </w:r>
      <w:r w:rsidRPr="00C24AA7">
        <w:t xml:space="preserve"> COPY_EMP</w:t>
      </w:r>
    </w:p>
    <w:p w14:paraId="09E60317" w14:textId="77777777" w:rsidR="00C24AA7" w:rsidRPr="00C24AA7" w:rsidRDefault="00C24AA7" w:rsidP="00C24AA7">
      <w:r w:rsidRPr="00C24AA7">
        <w:rPr>
          <w:b/>
          <w:bCs/>
        </w:rPr>
        <w:t>REFERENCING</w:t>
      </w:r>
      <w:r w:rsidRPr="00C24AA7">
        <w:t xml:space="preserve"> </w:t>
      </w:r>
      <w:r w:rsidRPr="00C24AA7">
        <w:rPr>
          <w:b/>
          <w:bCs/>
        </w:rPr>
        <w:t>NEW</w:t>
      </w:r>
      <w:r w:rsidRPr="00C24AA7">
        <w:t xml:space="preserve"> </w:t>
      </w:r>
      <w:r w:rsidRPr="00C24AA7">
        <w:rPr>
          <w:b/>
          <w:bCs/>
        </w:rPr>
        <w:t>AS</w:t>
      </w:r>
      <w:r w:rsidRPr="00C24AA7">
        <w:t xml:space="preserve"> </w:t>
      </w:r>
      <w:r w:rsidRPr="00C24AA7">
        <w:rPr>
          <w:b/>
          <w:bCs/>
        </w:rPr>
        <w:t>NEW</w:t>
      </w:r>
      <w:r w:rsidRPr="00C24AA7">
        <w:t xml:space="preserve"> </w:t>
      </w:r>
      <w:r w:rsidRPr="00C24AA7">
        <w:rPr>
          <w:b/>
          <w:bCs/>
        </w:rPr>
        <w:t>OLD</w:t>
      </w:r>
      <w:r w:rsidRPr="00C24AA7">
        <w:t xml:space="preserve"> </w:t>
      </w:r>
      <w:r w:rsidRPr="00C24AA7">
        <w:rPr>
          <w:b/>
          <w:bCs/>
        </w:rPr>
        <w:t>AS</w:t>
      </w:r>
      <w:r w:rsidRPr="00C24AA7">
        <w:t xml:space="preserve"> </w:t>
      </w:r>
      <w:r w:rsidRPr="00C24AA7">
        <w:rPr>
          <w:b/>
          <w:bCs/>
        </w:rPr>
        <w:t>OLD</w:t>
      </w:r>
    </w:p>
    <w:p w14:paraId="58113A6F" w14:textId="77777777" w:rsidR="00C24AA7" w:rsidRPr="00C24AA7" w:rsidRDefault="00C24AA7" w:rsidP="00C24AA7">
      <w:r w:rsidRPr="00C24AA7">
        <w:t>For each row</w:t>
      </w:r>
    </w:p>
    <w:p w14:paraId="27FB8D31" w14:textId="77777777" w:rsidR="00C24AA7" w:rsidRPr="00C24AA7" w:rsidRDefault="00C24AA7" w:rsidP="00C24AA7">
      <w:r w:rsidRPr="00C24AA7">
        <w:t>Begin</w:t>
      </w:r>
    </w:p>
    <w:p w14:paraId="7864549C" w14:textId="77777777" w:rsidR="00C24AA7" w:rsidRPr="00C24AA7" w:rsidRDefault="00C24AA7" w:rsidP="00C24AA7">
      <w:proofErr w:type="gramStart"/>
      <w:r w:rsidRPr="00C24AA7">
        <w:t>If :</w:t>
      </w:r>
      <w:proofErr w:type="spellStart"/>
      <w:r w:rsidRPr="00C24AA7">
        <w:t>new</w:t>
      </w:r>
      <w:proofErr w:type="gramEnd"/>
      <w:r w:rsidRPr="00C24AA7">
        <w:t>.salary</w:t>
      </w:r>
      <w:proofErr w:type="spellEnd"/>
      <w:r w:rsidRPr="00C24AA7">
        <w:t>&lt;500 then</w:t>
      </w:r>
    </w:p>
    <w:p w14:paraId="3C0ECD46" w14:textId="77777777" w:rsidR="00C24AA7" w:rsidRPr="00C24AA7" w:rsidRDefault="00C24AA7" w:rsidP="00C24AA7">
      <w:proofErr w:type="spellStart"/>
      <w:r w:rsidRPr="00C24AA7">
        <w:t>Dbms_output.put_</w:t>
      </w:r>
      <w:proofErr w:type="gramStart"/>
      <w:r w:rsidRPr="00C24AA7">
        <w:t>line</w:t>
      </w:r>
      <w:proofErr w:type="spellEnd"/>
      <w:r w:rsidRPr="00C24AA7">
        <w:t>(</w:t>
      </w:r>
      <w:proofErr w:type="gramEnd"/>
      <w:r w:rsidRPr="00C24AA7">
        <w:t>'TRIGGER EXECUTED SUCCESSFULLY');</w:t>
      </w:r>
    </w:p>
    <w:p w14:paraId="1EE5BFC9" w14:textId="77777777" w:rsidR="00C24AA7" w:rsidRPr="00C24AA7" w:rsidRDefault="00C24AA7" w:rsidP="00C24AA7">
      <w:r w:rsidRPr="00C24AA7">
        <w:t>End if;</w:t>
      </w:r>
    </w:p>
    <w:p w14:paraId="6EFB5530" w14:textId="77777777" w:rsidR="00C24AA7" w:rsidRPr="00C24AA7" w:rsidRDefault="00C24AA7" w:rsidP="00C24AA7">
      <w:r w:rsidRPr="00C24AA7">
        <w:t>End;</w:t>
      </w:r>
    </w:p>
    <w:p w14:paraId="3B00041B" w14:textId="77777777" w:rsidR="00C24AA7" w:rsidRPr="00C24AA7" w:rsidRDefault="00C24AA7" w:rsidP="00C24AA7">
      <w:r w:rsidRPr="00C24AA7">
        <w:t xml:space="preserve">So, from the above statement we can understand that we have created a trigger with the name </w:t>
      </w:r>
      <w:proofErr w:type="spellStart"/>
      <w:r w:rsidRPr="00C24AA7">
        <w:t>check_salary</w:t>
      </w:r>
      <w:proofErr w:type="spellEnd"/>
      <w:r w:rsidRPr="00C24AA7">
        <w:t xml:space="preserve"> where the timing of the trigger is before and the event is insert or update of the column salary in the table COPY_EMP. We have mentioned “for each row” which indicates the row level trigger. We have mentioned “REFERENCING NEW AS NEW OLD AS OLD” which indicates the new value as </w:t>
      </w:r>
      <w:proofErr w:type="spellStart"/>
      <w:proofErr w:type="gramStart"/>
      <w:r w:rsidRPr="00C24AA7">
        <w:t>new.salary</w:t>
      </w:r>
      <w:proofErr w:type="spellEnd"/>
      <w:proofErr w:type="gramEnd"/>
      <w:r w:rsidRPr="00C24AA7">
        <w:t xml:space="preserve"> and old value as </w:t>
      </w:r>
      <w:proofErr w:type="spellStart"/>
      <w:proofErr w:type="gramStart"/>
      <w:r w:rsidRPr="00C24AA7">
        <w:t>old.salary</w:t>
      </w:r>
      <w:proofErr w:type="spellEnd"/>
      <w:proofErr w:type="gramEnd"/>
      <w:r w:rsidRPr="00C24AA7">
        <w:t xml:space="preserve">. In the begin statement, we have removed the </w:t>
      </w:r>
      <w:proofErr w:type="spellStart"/>
      <w:r w:rsidRPr="00C24AA7">
        <w:t>raise_applicaiton_error</w:t>
      </w:r>
      <w:proofErr w:type="spellEnd"/>
      <w:r w:rsidRPr="00C24AA7">
        <w:t xml:space="preserve"> and if the salary is less than 500 then the output will be displayed as “TRIGGER”. </w:t>
      </w:r>
      <w:proofErr w:type="gramStart"/>
      <w:r w:rsidRPr="00C24AA7">
        <w:t>Let’s</w:t>
      </w:r>
      <w:proofErr w:type="gramEnd"/>
      <w:r w:rsidRPr="00C24AA7">
        <w:t xml:space="preserve"> go ahead and run the trigger.</w:t>
      </w:r>
    </w:p>
    <w:p w14:paraId="0AAA486B" w14:textId="24F9EED6" w:rsidR="00C24AA7" w:rsidRPr="00C24AA7" w:rsidRDefault="00C24AA7" w:rsidP="00C24AA7">
      <w:r w:rsidRPr="00C24AA7">
        <w:drawing>
          <wp:inline distT="0" distB="0" distL="0" distR="0" wp14:anchorId="74713F58" wp14:editId="34470E3C">
            <wp:extent cx="4145280" cy="3124200"/>
            <wp:effectExtent l="0" t="0" r="7620" b="0"/>
            <wp:docPr id="655595741" name="Picture 24" descr="Row Level Triggers using Old and New Qual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Row Level Triggers using Old and New Qualifi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5280" cy="3124200"/>
                    </a:xfrm>
                    <a:prstGeom prst="rect">
                      <a:avLst/>
                    </a:prstGeom>
                    <a:noFill/>
                    <a:ln>
                      <a:noFill/>
                    </a:ln>
                  </pic:spPr>
                </pic:pic>
              </a:graphicData>
            </a:graphic>
          </wp:inline>
        </w:drawing>
      </w:r>
    </w:p>
    <w:p w14:paraId="41A8E4B9" w14:textId="77777777" w:rsidR="00C24AA7" w:rsidRPr="00C24AA7" w:rsidRDefault="00C24AA7" w:rsidP="00C24AA7">
      <w:r w:rsidRPr="00C24AA7">
        <w:t xml:space="preserve">So, the trigger is created. Let us try to check this method by updating the </w:t>
      </w:r>
      <w:proofErr w:type="spellStart"/>
      <w:r w:rsidRPr="00C24AA7">
        <w:t>employee_id</w:t>
      </w:r>
      <w:proofErr w:type="spellEnd"/>
      <w:r w:rsidRPr="00C24AA7">
        <w:t xml:space="preserve"> 100 salaries to 200.</w:t>
      </w:r>
    </w:p>
    <w:p w14:paraId="075B5B5C" w14:textId="77777777" w:rsidR="00C24AA7" w:rsidRPr="00C24AA7" w:rsidRDefault="00C24AA7" w:rsidP="00C24AA7">
      <w:r w:rsidRPr="00C24AA7">
        <w:rPr>
          <w:b/>
          <w:bCs/>
        </w:rPr>
        <w:t xml:space="preserve">Statement: Update COPY_EMP Set salary=200 Where </w:t>
      </w:r>
      <w:proofErr w:type="spellStart"/>
      <w:r w:rsidRPr="00C24AA7">
        <w:rPr>
          <w:b/>
          <w:bCs/>
        </w:rPr>
        <w:t>employee_id</w:t>
      </w:r>
      <w:proofErr w:type="spellEnd"/>
      <w:r w:rsidRPr="00C24AA7">
        <w:rPr>
          <w:b/>
          <w:bCs/>
        </w:rPr>
        <w:t>=100;</w:t>
      </w:r>
    </w:p>
    <w:p w14:paraId="56CC9D34" w14:textId="1891CF99" w:rsidR="00C24AA7" w:rsidRPr="00C24AA7" w:rsidRDefault="00C24AA7" w:rsidP="00C24AA7">
      <w:r w:rsidRPr="00C24AA7">
        <w:lastRenderedPageBreak/>
        <w:drawing>
          <wp:inline distT="0" distB="0" distL="0" distR="0" wp14:anchorId="37981126" wp14:editId="42CB9EA4">
            <wp:extent cx="2621280" cy="2750820"/>
            <wp:effectExtent l="0" t="0" r="7620" b="0"/>
            <wp:docPr id="1855976900" name="Picture 23" descr="Row Level Triggers using Old and New Qual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ow Level Triggers using Old and New Qualifi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1280" cy="2750820"/>
                    </a:xfrm>
                    <a:prstGeom prst="rect">
                      <a:avLst/>
                    </a:prstGeom>
                    <a:noFill/>
                    <a:ln>
                      <a:noFill/>
                    </a:ln>
                  </pic:spPr>
                </pic:pic>
              </a:graphicData>
            </a:graphic>
          </wp:inline>
        </w:drawing>
      </w:r>
    </w:p>
    <w:p w14:paraId="02B7CA5B" w14:textId="77777777" w:rsidR="00C24AA7" w:rsidRPr="00C24AA7" w:rsidRDefault="00C24AA7" w:rsidP="00C24AA7">
      <w:r w:rsidRPr="00C24AA7">
        <w:t xml:space="preserve">We can see that 1 row is updated. So, the value of the salary is updated to 200 for the </w:t>
      </w:r>
      <w:proofErr w:type="spellStart"/>
      <w:r w:rsidRPr="00C24AA7">
        <w:t>employee_id</w:t>
      </w:r>
      <w:proofErr w:type="spellEnd"/>
      <w:r w:rsidRPr="00C24AA7">
        <w:t xml:space="preserve">=100. In the if condition we have mentioned that if the salary is less than 500 then print “TRIGGER”. So, </w:t>
      </w:r>
      <w:proofErr w:type="gramStart"/>
      <w:r w:rsidRPr="00C24AA7">
        <w:t>let’s</w:t>
      </w:r>
      <w:proofErr w:type="gramEnd"/>
      <w:r w:rsidRPr="00C24AA7">
        <w:t xml:space="preserve"> check the DBMS output and see if the trigger is printed or not.</w:t>
      </w:r>
    </w:p>
    <w:p w14:paraId="5FDABF34" w14:textId="05386C62" w:rsidR="00C24AA7" w:rsidRPr="00C24AA7" w:rsidRDefault="00C24AA7" w:rsidP="00C24AA7">
      <w:r w:rsidRPr="00C24AA7">
        <w:drawing>
          <wp:inline distT="0" distB="0" distL="0" distR="0" wp14:anchorId="5FD6B425" wp14:editId="3A73BD78">
            <wp:extent cx="5731510" cy="3080385"/>
            <wp:effectExtent l="0" t="0" r="2540" b="5715"/>
            <wp:docPr id="1183380997" name="Picture 22" descr="Row Level Trigger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Row Level Trigger Examples in Ora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65E605EF" w14:textId="77777777" w:rsidR="00C24AA7" w:rsidRPr="00C24AA7" w:rsidRDefault="00C24AA7" w:rsidP="00C24AA7">
      <w:r w:rsidRPr="00C24AA7">
        <w:t xml:space="preserve">So, the value is updated and the trigger is running successfully. </w:t>
      </w:r>
      <w:proofErr w:type="gramStart"/>
      <w:r w:rsidRPr="00C24AA7">
        <w:t>Let’s</w:t>
      </w:r>
      <w:proofErr w:type="gramEnd"/>
      <w:r w:rsidRPr="00C24AA7">
        <w:t xml:space="preserve"> check the trigger for the entire salary column by updating the entire column.</w:t>
      </w:r>
    </w:p>
    <w:p w14:paraId="447E7CB6" w14:textId="77777777" w:rsidR="00C24AA7" w:rsidRPr="00C24AA7" w:rsidRDefault="00C24AA7" w:rsidP="00C24AA7">
      <w:r w:rsidRPr="00C24AA7">
        <w:rPr>
          <w:b/>
          <w:bCs/>
        </w:rPr>
        <w:t xml:space="preserve">Statement: Update </w:t>
      </w:r>
      <w:proofErr w:type="spellStart"/>
      <w:r w:rsidRPr="00C24AA7">
        <w:rPr>
          <w:b/>
          <w:bCs/>
        </w:rPr>
        <w:t>copy_emp</w:t>
      </w:r>
      <w:proofErr w:type="spellEnd"/>
      <w:r w:rsidRPr="00C24AA7">
        <w:rPr>
          <w:b/>
          <w:bCs/>
        </w:rPr>
        <w:t xml:space="preserve"> Set salary=200;</w:t>
      </w:r>
    </w:p>
    <w:p w14:paraId="4383389F" w14:textId="77777777" w:rsidR="00C24AA7" w:rsidRPr="00C24AA7" w:rsidRDefault="00C24AA7" w:rsidP="00C24AA7">
      <w:r w:rsidRPr="00C24AA7">
        <w:t xml:space="preserve">This will update the entire column. In the last case, this update statement failed because of </w:t>
      </w:r>
      <w:proofErr w:type="spellStart"/>
      <w:r w:rsidRPr="00C24AA7">
        <w:t>raise_application_error</w:t>
      </w:r>
      <w:proofErr w:type="spellEnd"/>
      <w:r w:rsidRPr="00C24AA7">
        <w:t xml:space="preserve">. Now we do not have the </w:t>
      </w:r>
      <w:proofErr w:type="spellStart"/>
      <w:r w:rsidRPr="00C24AA7">
        <w:t>raise_application_error</w:t>
      </w:r>
      <w:proofErr w:type="spellEnd"/>
      <w:r w:rsidRPr="00C24AA7">
        <w:t xml:space="preserve"> clause. So, this will execute for each column.</w:t>
      </w:r>
    </w:p>
    <w:p w14:paraId="1C1FF1D2" w14:textId="77777777" w:rsidR="00C24AA7" w:rsidRPr="00C24AA7" w:rsidRDefault="00C24AA7" w:rsidP="00C24AA7">
      <w:pPr>
        <w:rPr>
          <w:ins w:id="0" w:author="Unknown"/>
        </w:rPr>
      </w:pPr>
      <w:ins w:id="1" w:author="Unknown">
        <w:r w:rsidRPr="00C24AA7">
          <w:t>Discover more</w:t>
        </w:r>
      </w:ins>
    </w:p>
    <w:p w14:paraId="108CD8C3" w14:textId="77777777" w:rsidR="00C24AA7" w:rsidRPr="00C24AA7" w:rsidRDefault="00C24AA7" w:rsidP="00C24AA7">
      <w:pPr>
        <w:rPr>
          <w:ins w:id="2" w:author="Unknown"/>
        </w:rPr>
      </w:pPr>
      <w:ins w:id="3" w:author="Unknown">
        <w:r w:rsidRPr="00C24AA7">
          <w:t>Data Structures Course</w:t>
        </w:r>
      </w:ins>
    </w:p>
    <w:p w14:paraId="066471A8" w14:textId="77777777" w:rsidR="00C24AA7" w:rsidRPr="00C24AA7" w:rsidRDefault="00C24AA7" w:rsidP="00C24AA7">
      <w:pPr>
        <w:rPr>
          <w:ins w:id="4" w:author="Unknown"/>
        </w:rPr>
      </w:pPr>
      <w:ins w:id="5" w:author="Unknown">
        <w:r w:rsidRPr="00C24AA7">
          <w:lastRenderedPageBreak/>
          <w:t>Microservices Development Guide</w:t>
        </w:r>
      </w:ins>
    </w:p>
    <w:p w14:paraId="5668F214" w14:textId="77777777" w:rsidR="00C24AA7" w:rsidRPr="00C24AA7" w:rsidRDefault="00C24AA7" w:rsidP="00C24AA7">
      <w:pPr>
        <w:rPr>
          <w:ins w:id="6" w:author="Unknown"/>
        </w:rPr>
      </w:pPr>
      <w:ins w:id="7" w:author="Unknown">
        <w:r w:rsidRPr="00C24AA7">
          <w:t>MVC Framework Tutorial</w:t>
        </w:r>
      </w:ins>
    </w:p>
    <w:p w14:paraId="131BBE03" w14:textId="77777777" w:rsidR="00C24AA7" w:rsidRPr="00C24AA7" w:rsidRDefault="00C24AA7" w:rsidP="00C24AA7">
      <w:pPr>
        <w:rPr>
          <w:ins w:id="8" w:author="Unknown"/>
        </w:rPr>
      </w:pPr>
      <w:ins w:id="9" w:author="Unknown">
        <w:r w:rsidRPr="00C24AA7">
          <w:t>NET Core</w:t>
        </w:r>
      </w:ins>
    </w:p>
    <w:p w14:paraId="2A553D47" w14:textId="77777777" w:rsidR="00C24AA7" w:rsidRPr="00C24AA7" w:rsidRDefault="00C24AA7" w:rsidP="00C24AA7">
      <w:pPr>
        <w:rPr>
          <w:ins w:id="10" w:author="Unknown"/>
        </w:rPr>
      </w:pPr>
      <w:ins w:id="11" w:author="Unknown">
        <w:r w:rsidRPr="00C24AA7">
          <w:t>programming</w:t>
        </w:r>
      </w:ins>
    </w:p>
    <w:p w14:paraId="231C8B83" w14:textId="77777777" w:rsidR="00C24AA7" w:rsidRPr="00C24AA7" w:rsidRDefault="00C24AA7" w:rsidP="00C24AA7">
      <w:pPr>
        <w:rPr>
          <w:ins w:id="12" w:author="Unknown"/>
        </w:rPr>
      </w:pPr>
      <w:ins w:id="13" w:author="Unknown">
        <w:r w:rsidRPr="00C24AA7">
          <w:t>Database management tools</w:t>
        </w:r>
      </w:ins>
    </w:p>
    <w:p w14:paraId="1920D558" w14:textId="4B66EA0F" w:rsidR="00C24AA7" w:rsidRPr="00C24AA7" w:rsidRDefault="00C24AA7" w:rsidP="00C24AA7">
      <w:r w:rsidRPr="00C24AA7">
        <w:drawing>
          <wp:inline distT="0" distB="0" distL="0" distR="0" wp14:anchorId="4AC9EB5F" wp14:editId="2BFAB10C">
            <wp:extent cx="3512820" cy="2667000"/>
            <wp:effectExtent l="0" t="0" r="0" b="0"/>
            <wp:docPr id="1578415438" name="Picture 21" descr="Row Level Trigger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Row Level Trigger Examples in Ora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2820" cy="2667000"/>
                    </a:xfrm>
                    <a:prstGeom prst="rect">
                      <a:avLst/>
                    </a:prstGeom>
                    <a:noFill/>
                    <a:ln>
                      <a:noFill/>
                    </a:ln>
                  </pic:spPr>
                </pic:pic>
              </a:graphicData>
            </a:graphic>
          </wp:inline>
        </w:drawing>
      </w:r>
    </w:p>
    <w:p w14:paraId="1BA53FA7" w14:textId="77777777" w:rsidR="00C24AA7" w:rsidRPr="00C24AA7" w:rsidRDefault="00C24AA7" w:rsidP="00C24AA7">
      <w:r w:rsidRPr="00C24AA7">
        <w:t>We can see 107 rows are updated. Let us check the DBMS output and see the output. We should get the output as “trigger” printing 107 times.</w:t>
      </w:r>
    </w:p>
    <w:p w14:paraId="2D87A35D" w14:textId="62DAC999" w:rsidR="00C24AA7" w:rsidRPr="00C24AA7" w:rsidRDefault="00C24AA7" w:rsidP="00C24AA7">
      <w:r w:rsidRPr="00C24AA7">
        <w:drawing>
          <wp:inline distT="0" distB="0" distL="0" distR="0" wp14:anchorId="3F5785FC" wp14:editId="6F3517B1">
            <wp:extent cx="5731510" cy="3842385"/>
            <wp:effectExtent l="0" t="0" r="2540" b="5715"/>
            <wp:docPr id="1583006894" name="Picture 20" descr="Row Level Trigger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Row Level Trigger Examples in Ora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42385"/>
                    </a:xfrm>
                    <a:prstGeom prst="rect">
                      <a:avLst/>
                    </a:prstGeom>
                    <a:noFill/>
                    <a:ln>
                      <a:noFill/>
                    </a:ln>
                  </pic:spPr>
                </pic:pic>
              </a:graphicData>
            </a:graphic>
          </wp:inline>
        </w:drawing>
      </w:r>
    </w:p>
    <w:p w14:paraId="4792FB61" w14:textId="77777777" w:rsidR="00C24AA7" w:rsidRPr="00C24AA7" w:rsidRDefault="00C24AA7" w:rsidP="00C24AA7">
      <w:r w:rsidRPr="00C24AA7">
        <w:t>We can see the trigger is printed many times.</w:t>
      </w:r>
    </w:p>
    <w:p w14:paraId="6CC294D9" w14:textId="77777777" w:rsidR="00C24AA7" w:rsidRPr="00C24AA7" w:rsidRDefault="00C24AA7" w:rsidP="00C24AA7">
      <w:pPr>
        <w:rPr>
          <w:b/>
          <w:bCs/>
        </w:rPr>
      </w:pPr>
      <w:r w:rsidRPr="00C24AA7">
        <w:rPr>
          <w:b/>
          <w:bCs/>
        </w:rPr>
        <w:lastRenderedPageBreak/>
        <w:t>Step 5: Change the qualifier names.</w:t>
      </w:r>
    </w:p>
    <w:p w14:paraId="7FD53626" w14:textId="77777777" w:rsidR="00C24AA7" w:rsidRPr="00C24AA7" w:rsidRDefault="00C24AA7" w:rsidP="00C24AA7">
      <w:r w:rsidRPr="00C24AA7">
        <w:t>So, let us try to change the qualifier names and see how these qualifiers behave with the trigger.</w:t>
      </w:r>
    </w:p>
    <w:p w14:paraId="318B509C" w14:textId="77777777" w:rsidR="00C24AA7" w:rsidRPr="00C24AA7" w:rsidRDefault="00C24AA7" w:rsidP="00C24AA7">
      <w:pPr>
        <w:rPr>
          <w:b/>
          <w:bCs/>
        </w:rPr>
      </w:pPr>
      <w:r w:rsidRPr="00C24AA7">
        <w:rPr>
          <w:b/>
          <w:bCs/>
        </w:rPr>
        <w:t>SQL Statement to Create Trigger:</w:t>
      </w:r>
    </w:p>
    <w:p w14:paraId="48A02D70" w14:textId="77777777" w:rsidR="00C24AA7" w:rsidRPr="00C24AA7" w:rsidRDefault="00C24AA7" w:rsidP="00C24AA7">
      <w:r w:rsidRPr="00C24AA7">
        <w:rPr>
          <w:b/>
          <w:bCs/>
        </w:rPr>
        <w:t>Create</w:t>
      </w:r>
      <w:r w:rsidRPr="00C24AA7">
        <w:t xml:space="preserve"> or replace </w:t>
      </w:r>
      <w:r w:rsidRPr="00C24AA7">
        <w:rPr>
          <w:b/>
          <w:bCs/>
        </w:rPr>
        <w:t>trigger</w:t>
      </w:r>
      <w:r w:rsidRPr="00C24AA7">
        <w:t xml:space="preserve"> </w:t>
      </w:r>
      <w:proofErr w:type="spellStart"/>
      <w:r w:rsidRPr="00C24AA7">
        <w:t>check_salary</w:t>
      </w:r>
      <w:proofErr w:type="spellEnd"/>
    </w:p>
    <w:p w14:paraId="43FC0771" w14:textId="77777777" w:rsidR="00C24AA7" w:rsidRPr="00C24AA7" w:rsidRDefault="00C24AA7" w:rsidP="00C24AA7">
      <w:r w:rsidRPr="00C24AA7">
        <w:t xml:space="preserve">Before </w:t>
      </w:r>
    </w:p>
    <w:p w14:paraId="36B64727" w14:textId="77777777" w:rsidR="00C24AA7" w:rsidRPr="00C24AA7" w:rsidRDefault="00C24AA7" w:rsidP="00C24AA7">
      <w:r w:rsidRPr="00C24AA7">
        <w:rPr>
          <w:b/>
          <w:bCs/>
        </w:rPr>
        <w:t>Insert</w:t>
      </w:r>
      <w:r w:rsidRPr="00C24AA7">
        <w:t xml:space="preserve"> or </w:t>
      </w:r>
      <w:r w:rsidRPr="00C24AA7">
        <w:rPr>
          <w:b/>
          <w:bCs/>
        </w:rPr>
        <w:t>update</w:t>
      </w:r>
      <w:r w:rsidRPr="00C24AA7">
        <w:t xml:space="preserve"> of salary</w:t>
      </w:r>
    </w:p>
    <w:p w14:paraId="09D4797D" w14:textId="77777777" w:rsidR="00C24AA7" w:rsidRPr="00C24AA7" w:rsidRDefault="00C24AA7" w:rsidP="00C24AA7">
      <w:r w:rsidRPr="00C24AA7">
        <w:rPr>
          <w:b/>
          <w:bCs/>
        </w:rPr>
        <w:t>On</w:t>
      </w:r>
      <w:r w:rsidRPr="00C24AA7">
        <w:t xml:space="preserve"> COPY_EMP</w:t>
      </w:r>
    </w:p>
    <w:p w14:paraId="37456D7A" w14:textId="77777777" w:rsidR="00C24AA7" w:rsidRPr="00C24AA7" w:rsidRDefault="00C24AA7" w:rsidP="00C24AA7">
      <w:r w:rsidRPr="00C24AA7">
        <w:rPr>
          <w:b/>
          <w:bCs/>
        </w:rPr>
        <w:t>REFERENCING</w:t>
      </w:r>
      <w:r w:rsidRPr="00C24AA7">
        <w:t xml:space="preserve"> </w:t>
      </w:r>
      <w:r w:rsidRPr="00C24AA7">
        <w:rPr>
          <w:b/>
          <w:bCs/>
        </w:rPr>
        <w:t>NEW</w:t>
      </w:r>
      <w:r w:rsidRPr="00C24AA7">
        <w:t xml:space="preserve"> </w:t>
      </w:r>
      <w:r w:rsidRPr="00C24AA7">
        <w:rPr>
          <w:b/>
          <w:bCs/>
        </w:rPr>
        <w:t>AS</w:t>
      </w:r>
      <w:r w:rsidRPr="00C24AA7">
        <w:t xml:space="preserve"> </w:t>
      </w:r>
      <w:r w:rsidRPr="00C24AA7">
        <w:rPr>
          <w:b/>
          <w:bCs/>
        </w:rPr>
        <w:t>N</w:t>
      </w:r>
      <w:r w:rsidRPr="00C24AA7">
        <w:t xml:space="preserve"> </w:t>
      </w:r>
      <w:r w:rsidRPr="00C24AA7">
        <w:rPr>
          <w:b/>
          <w:bCs/>
        </w:rPr>
        <w:t>OLD</w:t>
      </w:r>
      <w:r w:rsidRPr="00C24AA7">
        <w:t xml:space="preserve"> </w:t>
      </w:r>
      <w:r w:rsidRPr="00C24AA7">
        <w:rPr>
          <w:b/>
          <w:bCs/>
        </w:rPr>
        <w:t>AS</w:t>
      </w:r>
      <w:r w:rsidRPr="00C24AA7">
        <w:t xml:space="preserve"> </w:t>
      </w:r>
      <w:r w:rsidRPr="00C24AA7">
        <w:rPr>
          <w:b/>
          <w:bCs/>
        </w:rPr>
        <w:t>O</w:t>
      </w:r>
    </w:p>
    <w:p w14:paraId="7D85BC94" w14:textId="77777777" w:rsidR="00C24AA7" w:rsidRPr="00C24AA7" w:rsidRDefault="00C24AA7" w:rsidP="00C24AA7">
      <w:r w:rsidRPr="00C24AA7">
        <w:t>For each row</w:t>
      </w:r>
    </w:p>
    <w:p w14:paraId="0EA0831D" w14:textId="77777777" w:rsidR="00C24AA7" w:rsidRPr="00C24AA7" w:rsidRDefault="00C24AA7" w:rsidP="00C24AA7">
      <w:r w:rsidRPr="00C24AA7">
        <w:t>Begin</w:t>
      </w:r>
    </w:p>
    <w:p w14:paraId="3ED2A110" w14:textId="77777777" w:rsidR="00C24AA7" w:rsidRPr="00C24AA7" w:rsidRDefault="00C24AA7" w:rsidP="00C24AA7">
      <w:proofErr w:type="gramStart"/>
      <w:r w:rsidRPr="00C24AA7">
        <w:t>If :</w:t>
      </w:r>
      <w:proofErr w:type="spellStart"/>
      <w:r w:rsidRPr="00C24AA7">
        <w:t>n</w:t>
      </w:r>
      <w:proofErr w:type="gramEnd"/>
      <w:r w:rsidRPr="00C24AA7">
        <w:t>.salary</w:t>
      </w:r>
      <w:proofErr w:type="spellEnd"/>
      <w:r w:rsidRPr="00C24AA7">
        <w:t>&lt;500 then</w:t>
      </w:r>
    </w:p>
    <w:p w14:paraId="3179BF20" w14:textId="77777777" w:rsidR="00C24AA7" w:rsidRPr="00C24AA7" w:rsidRDefault="00C24AA7" w:rsidP="00C24AA7">
      <w:proofErr w:type="spellStart"/>
      <w:r w:rsidRPr="00C24AA7">
        <w:t>Dbms_output.put_</w:t>
      </w:r>
      <w:proofErr w:type="gramStart"/>
      <w:r w:rsidRPr="00C24AA7">
        <w:t>line</w:t>
      </w:r>
      <w:proofErr w:type="spellEnd"/>
      <w:r w:rsidRPr="00C24AA7">
        <w:t>(</w:t>
      </w:r>
      <w:proofErr w:type="gramEnd"/>
      <w:r w:rsidRPr="00C24AA7">
        <w:t>'TRIGGER EXECUTED SUCCESSFULLY');</w:t>
      </w:r>
    </w:p>
    <w:p w14:paraId="26A60013" w14:textId="77777777" w:rsidR="00C24AA7" w:rsidRPr="00C24AA7" w:rsidRDefault="00C24AA7" w:rsidP="00C24AA7">
      <w:r w:rsidRPr="00C24AA7">
        <w:t>End if;</w:t>
      </w:r>
    </w:p>
    <w:p w14:paraId="495D9D63" w14:textId="77777777" w:rsidR="00C24AA7" w:rsidRPr="00C24AA7" w:rsidRDefault="00C24AA7" w:rsidP="00C24AA7">
      <w:r w:rsidRPr="00C24AA7">
        <w:t>End;</w:t>
      </w:r>
    </w:p>
    <w:p w14:paraId="276BB98E" w14:textId="77777777" w:rsidR="00C24AA7" w:rsidRPr="00C24AA7" w:rsidRDefault="00C24AA7" w:rsidP="00C24AA7">
      <w:r w:rsidRPr="00C24AA7">
        <w:t xml:space="preserve">We have changed the qualifier name from new to n and old </w:t>
      </w:r>
      <w:proofErr w:type="spellStart"/>
      <w:r w:rsidRPr="00C24AA7">
        <w:t>to o</w:t>
      </w:r>
      <w:proofErr w:type="spellEnd"/>
      <w:r w:rsidRPr="00C24AA7">
        <w:t xml:space="preserve">. We have changed the </w:t>
      </w:r>
      <w:proofErr w:type="spellStart"/>
      <w:proofErr w:type="gramStart"/>
      <w:r w:rsidRPr="00C24AA7">
        <w:t>new.salary</w:t>
      </w:r>
      <w:proofErr w:type="spellEnd"/>
      <w:proofErr w:type="gramEnd"/>
      <w:r w:rsidRPr="00C24AA7">
        <w:t xml:space="preserve"> to </w:t>
      </w:r>
      <w:proofErr w:type="spellStart"/>
      <w:proofErr w:type="gramStart"/>
      <w:r w:rsidRPr="00C24AA7">
        <w:t>n.salary</w:t>
      </w:r>
      <w:proofErr w:type="spellEnd"/>
      <w:proofErr w:type="gramEnd"/>
      <w:r w:rsidRPr="00C24AA7">
        <w:t>. The remaining is the exact code. Let us try to compile this trigger.</w:t>
      </w:r>
    </w:p>
    <w:p w14:paraId="6ABA4736" w14:textId="4758498F" w:rsidR="00C24AA7" w:rsidRPr="00C24AA7" w:rsidRDefault="00C24AA7" w:rsidP="00C24AA7">
      <w:r w:rsidRPr="00C24AA7">
        <w:drawing>
          <wp:inline distT="0" distB="0" distL="0" distR="0" wp14:anchorId="1BBBF2A9" wp14:editId="391A771C">
            <wp:extent cx="5731510" cy="2856230"/>
            <wp:effectExtent l="0" t="0" r="2540" b="1270"/>
            <wp:docPr id="685288411" name="Picture 19" descr="Change the qualifi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hange the qualifier nam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56230"/>
                    </a:xfrm>
                    <a:prstGeom prst="rect">
                      <a:avLst/>
                    </a:prstGeom>
                    <a:noFill/>
                    <a:ln>
                      <a:noFill/>
                    </a:ln>
                  </pic:spPr>
                </pic:pic>
              </a:graphicData>
            </a:graphic>
          </wp:inline>
        </w:drawing>
      </w:r>
    </w:p>
    <w:p w14:paraId="074ADF87" w14:textId="77777777" w:rsidR="00C24AA7" w:rsidRPr="00C24AA7" w:rsidRDefault="00C24AA7" w:rsidP="00C24AA7">
      <w:r w:rsidRPr="00C24AA7">
        <w:t>We can see the popup that is showing. It is referred to as a bind variable. In this case, we have an option in SQL developer to ignore these bind variables and run the code.</w:t>
      </w:r>
    </w:p>
    <w:p w14:paraId="5E6DE9A6" w14:textId="24E0E054" w:rsidR="00C24AA7" w:rsidRPr="00C24AA7" w:rsidRDefault="00C24AA7" w:rsidP="00C24AA7">
      <w:r w:rsidRPr="00C24AA7">
        <w:lastRenderedPageBreak/>
        <w:drawing>
          <wp:inline distT="0" distB="0" distL="0" distR="0" wp14:anchorId="1458F645" wp14:editId="7CD57B1C">
            <wp:extent cx="5029200" cy="4175760"/>
            <wp:effectExtent l="0" t="0" r="0" b="0"/>
            <wp:docPr id="669679182" name="Picture 18" descr="Change the qualifi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hange the qualifier nam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200" cy="4175760"/>
                    </a:xfrm>
                    <a:prstGeom prst="rect">
                      <a:avLst/>
                    </a:prstGeom>
                    <a:noFill/>
                    <a:ln>
                      <a:noFill/>
                    </a:ln>
                  </pic:spPr>
                </pic:pic>
              </a:graphicData>
            </a:graphic>
          </wp:inline>
        </w:drawing>
      </w:r>
    </w:p>
    <w:p w14:paraId="39A97A91" w14:textId="77777777" w:rsidR="00C24AA7" w:rsidRPr="00C24AA7" w:rsidRDefault="00C24AA7" w:rsidP="00C24AA7">
      <w:r w:rsidRPr="00C24AA7">
        <w:t xml:space="preserve">We </w:t>
      </w:r>
      <w:proofErr w:type="gramStart"/>
      <w:r w:rsidRPr="00C24AA7">
        <w:t>have to</w:t>
      </w:r>
      <w:proofErr w:type="gramEnd"/>
      <w:r w:rsidRPr="00C24AA7">
        <w:t xml:space="preserve"> select the mentioned option and the code will run successfully. Now the trigger is created successfully. Let us test the trigger by updating the salary of </w:t>
      </w:r>
      <w:proofErr w:type="spellStart"/>
      <w:r w:rsidRPr="00C24AA7">
        <w:t>employee_id</w:t>
      </w:r>
      <w:proofErr w:type="spellEnd"/>
      <w:r w:rsidRPr="00C24AA7">
        <w:t xml:space="preserve"> 100.</w:t>
      </w:r>
    </w:p>
    <w:p w14:paraId="35CFF0C8" w14:textId="77777777" w:rsidR="00C24AA7" w:rsidRPr="00C24AA7" w:rsidRDefault="00C24AA7" w:rsidP="00C24AA7">
      <w:r w:rsidRPr="00C24AA7">
        <w:rPr>
          <w:b/>
          <w:bCs/>
        </w:rPr>
        <w:t xml:space="preserve">Statement: Update COPY_EMP Set salary=200 Where </w:t>
      </w:r>
      <w:proofErr w:type="spellStart"/>
      <w:r w:rsidRPr="00C24AA7">
        <w:rPr>
          <w:b/>
          <w:bCs/>
        </w:rPr>
        <w:t>employee_id</w:t>
      </w:r>
      <w:proofErr w:type="spellEnd"/>
      <w:r w:rsidRPr="00C24AA7">
        <w:rPr>
          <w:b/>
          <w:bCs/>
        </w:rPr>
        <w:t>=100;</w:t>
      </w:r>
    </w:p>
    <w:p w14:paraId="0554F5E9" w14:textId="64781871" w:rsidR="00C24AA7" w:rsidRPr="00C24AA7" w:rsidRDefault="00C24AA7" w:rsidP="00C24AA7">
      <w:r w:rsidRPr="00C24AA7">
        <w:drawing>
          <wp:inline distT="0" distB="0" distL="0" distR="0" wp14:anchorId="33EC6360" wp14:editId="06C8E7FA">
            <wp:extent cx="4267200" cy="3261360"/>
            <wp:effectExtent l="0" t="0" r="0" b="0"/>
            <wp:docPr id="1012657492" name="Picture 17" descr="Row Level Trigger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Row Level Trigger Examples in Orac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7200" cy="3261360"/>
                    </a:xfrm>
                    <a:prstGeom prst="rect">
                      <a:avLst/>
                    </a:prstGeom>
                    <a:noFill/>
                    <a:ln>
                      <a:noFill/>
                    </a:ln>
                  </pic:spPr>
                </pic:pic>
              </a:graphicData>
            </a:graphic>
          </wp:inline>
        </w:drawing>
      </w:r>
    </w:p>
    <w:p w14:paraId="276AA98A" w14:textId="77777777" w:rsidR="00C24AA7" w:rsidRPr="00C24AA7" w:rsidRDefault="00C24AA7" w:rsidP="00C24AA7">
      <w:r w:rsidRPr="00C24AA7">
        <w:t xml:space="preserve">We can see one row is updated. </w:t>
      </w:r>
      <w:proofErr w:type="gramStart"/>
      <w:r w:rsidRPr="00C24AA7">
        <w:t>Let’s</w:t>
      </w:r>
      <w:proofErr w:type="gramEnd"/>
      <w:r w:rsidRPr="00C24AA7">
        <w:t xml:space="preserve"> check the DBMS output and see if the trigger is executed or not.</w:t>
      </w:r>
    </w:p>
    <w:p w14:paraId="41F6C7F5" w14:textId="489574E5" w:rsidR="00C24AA7" w:rsidRPr="00C24AA7" w:rsidRDefault="00C24AA7" w:rsidP="00C24AA7">
      <w:r w:rsidRPr="00C24AA7">
        <w:lastRenderedPageBreak/>
        <w:drawing>
          <wp:inline distT="0" distB="0" distL="0" distR="0" wp14:anchorId="0EAD1718" wp14:editId="7B92C4D1">
            <wp:extent cx="5731510" cy="3491230"/>
            <wp:effectExtent l="0" t="0" r="2540" b="0"/>
            <wp:docPr id="1504337593" name="Picture 16" descr="Row Level Trigger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Row Level Trigger Examples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91230"/>
                    </a:xfrm>
                    <a:prstGeom prst="rect">
                      <a:avLst/>
                    </a:prstGeom>
                    <a:noFill/>
                    <a:ln>
                      <a:noFill/>
                    </a:ln>
                  </pic:spPr>
                </pic:pic>
              </a:graphicData>
            </a:graphic>
          </wp:inline>
        </w:drawing>
      </w:r>
    </w:p>
    <w:p w14:paraId="3361DE04" w14:textId="77777777" w:rsidR="00C24AA7" w:rsidRPr="00C24AA7" w:rsidRDefault="00C24AA7" w:rsidP="00C24AA7">
      <w:r w:rsidRPr="00C24AA7">
        <w:t>The word trigger is executed only once. So, the trigger is executed and working successfully. This is how we play with the variables and learn about the row-level triggers.</w:t>
      </w:r>
    </w:p>
    <w:p w14:paraId="28EBB75D"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A7"/>
    <w:rsid w:val="002842E8"/>
    <w:rsid w:val="002D189C"/>
    <w:rsid w:val="004F7842"/>
    <w:rsid w:val="00786CB5"/>
    <w:rsid w:val="00C24AA7"/>
    <w:rsid w:val="00F71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C450"/>
  <w15:chartTrackingRefBased/>
  <w15:docId w15:val="{B63CB21A-D2AC-49A0-8CF0-38FCEE1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A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A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A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A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A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A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A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A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A7"/>
    <w:rPr>
      <w:rFonts w:eastAsiaTheme="majorEastAsia" w:cstheme="majorBidi"/>
      <w:color w:val="272727" w:themeColor="text1" w:themeTint="D8"/>
    </w:rPr>
  </w:style>
  <w:style w:type="paragraph" w:styleId="Title">
    <w:name w:val="Title"/>
    <w:basedOn w:val="Normal"/>
    <w:next w:val="Normal"/>
    <w:link w:val="TitleChar"/>
    <w:uiPriority w:val="10"/>
    <w:qFormat/>
    <w:rsid w:val="00C24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A7"/>
    <w:pPr>
      <w:spacing w:before="160"/>
      <w:jc w:val="center"/>
    </w:pPr>
    <w:rPr>
      <w:i/>
      <w:iCs/>
      <w:color w:val="404040" w:themeColor="text1" w:themeTint="BF"/>
    </w:rPr>
  </w:style>
  <w:style w:type="character" w:customStyle="1" w:styleId="QuoteChar">
    <w:name w:val="Quote Char"/>
    <w:basedOn w:val="DefaultParagraphFont"/>
    <w:link w:val="Quote"/>
    <w:uiPriority w:val="29"/>
    <w:rsid w:val="00C24AA7"/>
    <w:rPr>
      <w:i/>
      <w:iCs/>
      <w:color w:val="404040" w:themeColor="text1" w:themeTint="BF"/>
    </w:rPr>
  </w:style>
  <w:style w:type="paragraph" w:styleId="ListParagraph">
    <w:name w:val="List Paragraph"/>
    <w:basedOn w:val="Normal"/>
    <w:uiPriority w:val="34"/>
    <w:qFormat/>
    <w:rsid w:val="00C24AA7"/>
    <w:pPr>
      <w:ind w:left="720"/>
      <w:contextualSpacing/>
    </w:pPr>
  </w:style>
  <w:style w:type="character" w:styleId="IntenseEmphasis">
    <w:name w:val="Intense Emphasis"/>
    <w:basedOn w:val="DefaultParagraphFont"/>
    <w:uiPriority w:val="21"/>
    <w:qFormat/>
    <w:rsid w:val="00C24AA7"/>
    <w:rPr>
      <w:i/>
      <w:iCs/>
      <w:color w:val="2F5496" w:themeColor="accent1" w:themeShade="BF"/>
    </w:rPr>
  </w:style>
  <w:style w:type="paragraph" w:styleId="IntenseQuote">
    <w:name w:val="Intense Quote"/>
    <w:basedOn w:val="Normal"/>
    <w:next w:val="Normal"/>
    <w:link w:val="IntenseQuoteChar"/>
    <w:uiPriority w:val="30"/>
    <w:qFormat/>
    <w:rsid w:val="00C24A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AA7"/>
    <w:rPr>
      <w:i/>
      <w:iCs/>
      <w:color w:val="2F5496" w:themeColor="accent1" w:themeShade="BF"/>
    </w:rPr>
  </w:style>
  <w:style w:type="character" w:styleId="IntenseReference">
    <w:name w:val="Intense Reference"/>
    <w:basedOn w:val="DefaultParagraphFont"/>
    <w:uiPriority w:val="32"/>
    <w:qFormat/>
    <w:rsid w:val="00C24A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2026-01-10T05:07:00Z</dcterms:created>
  <dcterms:modified xsi:type="dcterms:W3CDTF">2026-01-10T06:07:00Z</dcterms:modified>
</cp:coreProperties>
</file>